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F042E" w:rsidRDefault="007F042E">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F042E" w:rsidRDefault="007F042E">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42E" w:rsidRDefault="007F042E">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7F042E" w:rsidRDefault="007F042E">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7F042E" w:rsidRDefault="007F042E">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7F042E" w:rsidRDefault="007F042E">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7F042E" w:rsidRPr="00C46B39" w:rsidRDefault="007F042E">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7F042E" w:rsidRPr="00C46B39" w:rsidRDefault="007F042E">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r w:rsidR="00C0509F" w:rsidRPr="00C0509F">
        <w:t>Eidgenössischen Finanzmarktaufsicht</w:t>
      </w:r>
      <w:r w:rsidR="00C0509F">
        <w:t xml:space="preserve"> </w:t>
      </w:r>
      <w:r w:rsidR="00F145F5">
        <w:t xml:space="preserv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FF1B58">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rsidR="006F0E16" w:rsidRDefault="006F0E16" w:rsidP="00FF1B58">
      <w:r>
        <w:t xml:space="preserve">Das Produkt besteht aus drei Hauptkomponenten, dem Sender, dem Empfänger und dem </w:t>
      </w:r>
      <w:proofErr w:type="spellStart"/>
      <w:r>
        <w:t>Translator</w:t>
      </w:r>
      <w:proofErr w:type="spellEnd"/>
      <w:r>
        <w:t>.</w:t>
      </w:r>
    </w:p>
    <w:p w:rsidR="00865C95" w:rsidRDefault="006F0E16" w:rsidP="00FF1B58">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90159D">
              <w:rPr>
                <w:noProof/>
                <w:webHidden/>
              </w:rPr>
              <w:t>3</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90159D">
              <w:rPr>
                <w:noProof/>
                <w:webHidden/>
              </w:rPr>
              <w:t>4</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90159D">
              <w:rPr>
                <w:noProof/>
                <w:webHidden/>
              </w:rPr>
              <w:t>6</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90159D">
              <w:rPr>
                <w:noProof/>
                <w:webHidden/>
              </w:rPr>
              <w:t>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90159D">
              <w:rPr>
                <w:noProof/>
                <w:webHidden/>
              </w:rPr>
              <w:t>10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90159D">
              <w:rPr>
                <w:noProof/>
                <w:webHidden/>
              </w:rPr>
              <w:t>11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90159D">
              <w:rPr>
                <w:noProof/>
                <w:webHidden/>
              </w:rPr>
              <w:t>12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90159D">
              <w:rPr>
                <w:noProof/>
                <w:webHidden/>
              </w:rPr>
              <w:t>14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90159D">
              <w:rPr>
                <w:noProof/>
                <w:webHidden/>
              </w:rPr>
              <w:t>20</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90159D">
              <w:rPr>
                <w:noProof/>
                <w:webHidden/>
              </w:rPr>
              <w:t>28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90159D">
              <w:rPr>
                <w:noProof/>
                <w:webHidden/>
              </w:rPr>
              <w:t>29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90159D">
              <w:rPr>
                <w:noProof/>
                <w:webHidden/>
              </w:rPr>
              <w:t>32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90159D">
              <w:rPr>
                <w:noProof/>
                <w:webHidden/>
              </w:rPr>
              <w:t>33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90159D">
              <w:rPr>
                <w:noProof/>
                <w:webHidden/>
              </w:rPr>
              <w:t>41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90159D">
              <w:rPr>
                <w:noProof/>
                <w:webHidden/>
              </w:rPr>
              <w:t>49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90159D">
              <w:rPr>
                <w:noProof/>
                <w:webHidden/>
              </w:rPr>
              <w:t>50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90159D">
              <w:rPr>
                <w:noProof/>
                <w:webHidden/>
              </w:rPr>
              <w:t>55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90159D">
              <w:rPr>
                <w:noProof/>
                <w:webHidden/>
              </w:rPr>
              <w:t>57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90159D">
              <w:rPr>
                <w:noProof/>
                <w:webHidden/>
              </w:rPr>
              <w:t>58</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90159D">
              <w:rPr>
                <w:noProof/>
                <w:webHidden/>
              </w:rPr>
              <w:t>61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90159D">
              <w:rPr>
                <w:noProof/>
                <w:webHidden/>
              </w:rPr>
              <w:t>67</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90159D">
              <w:rPr>
                <w:noProof/>
                <w:webHidden/>
              </w:rPr>
              <w:t>68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2" w:name="_Toc428543193"/>
      <w:r w:rsidRPr="00774B0A">
        <w:lastRenderedPageBreak/>
        <w:t>Einleitung</w:t>
      </w:r>
      <w:bookmarkEnd w:id="2"/>
    </w:p>
    <w:p w:rsidR="00A30E8E" w:rsidRPr="00774B0A" w:rsidRDefault="00A30E8E" w:rsidP="00A30E8E"/>
    <w:p w:rsidR="003D6F30" w:rsidRDefault="003D6F30" w:rsidP="008B59CD">
      <w:pPr>
        <w:pStyle w:val="berschrift2"/>
        <w:numPr>
          <w:ilvl w:val="1"/>
          <w:numId w:val="18"/>
        </w:numPr>
        <w:ind w:left="426"/>
      </w:pPr>
      <w:bookmarkStart w:id="3" w:name="_Toc428543194"/>
      <w:r w:rsidRPr="00774B0A">
        <w:t>Motivation</w:t>
      </w:r>
      <w:bookmarkEnd w:id="3"/>
    </w:p>
    <w:p w:rsidR="008C1C28" w:rsidRDefault="008C1C28" w:rsidP="008C1C28">
      <w:r>
        <w:t>Aktuell arbeite</w:t>
      </w:r>
      <w:r w:rsidR="00F70084">
        <w:t>t</w:t>
      </w:r>
      <w:r w:rsidR="00DB5013">
        <w:t xml:space="preserve"> der Autor dieser Arbeit </w:t>
      </w:r>
      <w:r>
        <w:t xml:space="preserve">in </w:t>
      </w:r>
      <w:r w:rsidR="00101545">
        <w:t>einer Abteilung</w:t>
      </w:r>
      <w:r>
        <w:t xml:space="preserve">, welche sich mit </w:t>
      </w:r>
      <w:r w:rsidR="00F70084">
        <w:t xml:space="preserve">der Problematik der Mitarbeiterüberwachung auseinandersetzt. </w:t>
      </w:r>
      <w:r>
        <w:t xml:space="preserve"> Bis jetzt hat </w:t>
      </w:r>
      <w:r w:rsidR="00101545">
        <w:t>die Abteilung</w:t>
      </w:r>
      <w:r>
        <w:t xml:space="preserve"> schon viele Anforderungen </w:t>
      </w:r>
      <w:r w:rsidR="00101545">
        <w:t>umgesetzt</w:t>
      </w:r>
      <w:r>
        <w:t xml:space="preserve">. Entweder kamen diese Anforderungen von der </w:t>
      </w:r>
      <w:r w:rsidR="00997628" w:rsidRPr="00774B0A">
        <w:t xml:space="preserve">Eidgenössische Finanzmarktaufsicht </w:t>
      </w:r>
      <w:r w:rsidR="00997628">
        <w:t>(</w:t>
      </w:r>
      <w:r>
        <w:t>FINMA</w:t>
      </w:r>
      <w:r w:rsidR="00997628">
        <w:t>)</w:t>
      </w:r>
      <w:r>
        <w:t xml:space="preserve"> direkt oder vom internen IT</w:t>
      </w:r>
      <w:r w:rsidR="00997628">
        <w:t>-</w:t>
      </w:r>
      <w:r>
        <w:t>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4" w:name="_Toc428543195"/>
      <w:r w:rsidRPr="00774B0A">
        <w:t>Thema</w:t>
      </w:r>
      <w:bookmarkEnd w:id="4"/>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5" w:name="_Toc428543196"/>
      <w:r w:rsidRPr="00774B0A">
        <w:t>Ausgangslage</w:t>
      </w:r>
      <w:bookmarkEnd w:id="5"/>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6" w:name="_Toc428543197"/>
      <w:r w:rsidRPr="00774B0A">
        <w:t>Problemstellung</w:t>
      </w:r>
      <w:bookmarkEnd w:id="6"/>
    </w:p>
    <w:p w:rsidR="003D6F30" w:rsidRPr="00774B0A" w:rsidRDefault="003D6F30" w:rsidP="003D6F30">
      <w:r w:rsidRPr="00774B0A">
        <w:t xml:space="preserve">Als Reaktion auf den Diebstahl von zahlreichen Kundendaten, sowie des anschliessenden Verkaufs von illegalen CDs, hat die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rsidR="003D6F30" w:rsidRPr="00774B0A" w:rsidRDefault="003D6F30" w:rsidP="003D6F30"/>
    <w:p w:rsidR="008C1C28" w:rsidRPr="008C1C28" w:rsidRDefault="00C87361" w:rsidP="008B59CD">
      <w:pPr>
        <w:pStyle w:val="berschrift2"/>
        <w:numPr>
          <w:ilvl w:val="1"/>
          <w:numId w:val="18"/>
        </w:numPr>
        <w:ind w:left="426"/>
      </w:pPr>
      <w:bookmarkStart w:id="7" w:name="_Toc428543198"/>
      <w:r w:rsidRPr="00774B0A">
        <w:t>Ziel der Arbeit</w:t>
      </w:r>
      <w:bookmarkEnd w:id="7"/>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8" w:name="_Toc428543199"/>
      <w:r w:rsidRPr="00774B0A">
        <w:lastRenderedPageBreak/>
        <w:t>Aufgabenstellung</w:t>
      </w:r>
      <w:bookmarkEnd w:id="8"/>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4A21D7" w:rsidRDefault="00C87361" w:rsidP="00C87361">
      <w:pPr>
        <w:pStyle w:val="Listenabsatz"/>
        <w:numPr>
          <w:ilvl w:val="0"/>
          <w:numId w:val="1"/>
        </w:numPr>
        <w:autoSpaceDE w:val="0"/>
        <w:autoSpaceDN w:val="0"/>
        <w:adjustRightInd w:val="0"/>
        <w:spacing w:after="0" w:line="240" w:lineRule="auto"/>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rsidR="00C87361" w:rsidRPr="004A21D7" w:rsidRDefault="00C87361" w:rsidP="00C87361">
      <w:pPr>
        <w:pStyle w:val="Listenabsatz"/>
        <w:numPr>
          <w:ilvl w:val="1"/>
          <w:numId w:val="1"/>
        </w:numPr>
        <w:autoSpaceDE w:val="0"/>
        <w:autoSpaceDN w:val="0"/>
        <w:adjustRightInd w:val="0"/>
        <w:spacing w:after="0" w:line="240" w:lineRule="auto"/>
      </w:pPr>
      <w:r w:rsidRPr="004A21D7">
        <w:t>Implementierung eines Senders, welcher die Bilder abfängt und an den Empfänger weiterleitet</w:t>
      </w:r>
    </w:p>
    <w:p w:rsidR="00C87361" w:rsidRPr="004A21D7" w:rsidRDefault="00C87361" w:rsidP="00C87361">
      <w:pPr>
        <w:pStyle w:val="Listenabsatz"/>
        <w:numPr>
          <w:ilvl w:val="1"/>
          <w:numId w:val="1"/>
        </w:numPr>
        <w:autoSpaceDE w:val="0"/>
        <w:autoSpaceDN w:val="0"/>
        <w:adjustRightInd w:val="0"/>
        <w:spacing w:after="0" w:line="240" w:lineRule="auto"/>
      </w:pPr>
      <w:r w:rsidRPr="004A21D7">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4A21D7">
        <w:t>Fazit</w:t>
      </w:r>
    </w:p>
    <w:p w:rsidR="00C87361" w:rsidRPr="00774B0A" w:rsidRDefault="00C87361" w:rsidP="003D6F30"/>
    <w:p w:rsidR="00C87361" w:rsidRDefault="00C87361" w:rsidP="008B59CD">
      <w:pPr>
        <w:pStyle w:val="berschrift2"/>
        <w:numPr>
          <w:ilvl w:val="1"/>
          <w:numId w:val="18"/>
        </w:numPr>
        <w:ind w:left="426"/>
      </w:pPr>
      <w:bookmarkStart w:id="9" w:name="_Toc428543200"/>
      <w:r w:rsidRPr="00774B0A">
        <w:t>Erwartete Resultate</w:t>
      </w:r>
      <w:bookmarkEnd w:id="9"/>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4A21D7" w:rsidRDefault="00C87361" w:rsidP="00DA6287">
      <w:pPr>
        <w:pStyle w:val="Listenabsatz"/>
        <w:numPr>
          <w:ilvl w:val="0"/>
          <w:numId w:val="37"/>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10" w:name="_Toc428543201"/>
      <w:r w:rsidRPr="00774B0A">
        <w:t>Mitwirkende Personen</w:t>
      </w:r>
      <w:bookmarkEnd w:id="10"/>
    </w:p>
    <w:p w:rsidR="00C87361" w:rsidRPr="00774B0A" w:rsidRDefault="00C87361" w:rsidP="00C87361">
      <w:r w:rsidRPr="00774B0A">
        <w:t>Studierender</w:t>
      </w:r>
      <w:r w:rsidR="00C1794A">
        <w:t xml:space="preserve">: </w:t>
      </w:r>
      <w:r w:rsidRPr="00774B0A">
        <w:t>Roger Bollmann</w:t>
      </w:r>
    </w:p>
    <w:p w:rsidR="00C87361" w:rsidRPr="00774B0A" w:rsidRDefault="00C87361" w:rsidP="00C87361">
      <w:r w:rsidRPr="00774B0A">
        <w:t>Betreuungsperson</w:t>
      </w:r>
      <w:r w:rsidR="00C1794A">
        <w:t>:</w:t>
      </w:r>
      <w:r w:rsidRPr="00774B0A">
        <w:t xml:space="preserve"> Matthias Bachmann</w:t>
      </w:r>
    </w:p>
    <w:p w:rsidR="00C87361" w:rsidRPr="00774B0A" w:rsidRDefault="00C87361" w:rsidP="003D6F30"/>
    <w:p w:rsidR="00C87361" w:rsidRPr="00774B0A" w:rsidRDefault="00C87361" w:rsidP="008B59CD">
      <w:pPr>
        <w:pStyle w:val="berschrift2"/>
        <w:numPr>
          <w:ilvl w:val="1"/>
          <w:numId w:val="18"/>
        </w:numPr>
        <w:ind w:left="426"/>
      </w:pPr>
      <w:bookmarkStart w:id="11" w:name="_Toc428543202"/>
      <w:r w:rsidRPr="00774B0A">
        <w:t>Projektplanung</w:t>
      </w:r>
      <w:bookmarkEnd w:id="11"/>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2" w:name="_Toc428543203"/>
      <w:r w:rsidRPr="00774B0A">
        <w:lastRenderedPageBreak/>
        <w:t>Projektplan</w:t>
      </w:r>
      <w:bookmarkEnd w:id="12"/>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3" w:name="_Toc428005838"/>
      <w:r>
        <w:t xml:space="preserve">Abbildung </w:t>
      </w:r>
      <w:r w:rsidR="00C1794A">
        <w:fldChar w:fldCharType="begin"/>
      </w:r>
      <w:r w:rsidR="00C1794A">
        <w:instrText xml:space="preserve"> SEQ Abbildung \* ARABIC </w:instrText>
      </w:r>
      <w:r w:rsidR="00C1794A">
        <w:fldChar w:fldCharType="separate"/>
      </w:r>
      <w:r w:rsidR="0090159D">
        <w:rPr>
          <w:noProof/>
        </w:rPr>
        <w:t>1</w:t>
      </w:r>
      <w:r w:rsidR="00C1794A">
        <w:rPr>
          <w:noProof/>
        </w:rPr>
        <w:fldChar w:fldCharType="end"/>
      </w:r>
      <w:r>
        <w:t xml:space="preserve"> Projektplan</w:t>
      </w:r>
      <w:bookmarkEnd w:id="13"/>
    </w:p>
    <w:p w:rsidR="008C43E4" w:rsidRDefault="0057273F" w:rsidP="008C43E4">
      <w:pPr>
        <w:keepNext/>
      </w:pPr>
      <w:r w:rsidRPr="0057273F">
        <w:rPr>
          <w:noProof/>
          <w:lang w:eastAsia="de-CH"/>
        </w:rPr>
        <w:drawing>
          <wp:inline distT="0" distB="0" distL="0" distR="0">
            <wp:extent cx="1852550" cy="155077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1239" cy="1558052"/>
                    </a:xfrm>
                    <a:prstGeom prst="rect">
                      <a:avLst/>
                    </a:prstGeom>
                    <a:noFill/>
                    <a:ln>
                      <a:noFill/>
                    </a:ln>
                  </pic:spPr>
                </pic:pic>
              </a:graphicData>
            </a:graphic>
          </wp:inline>
        </w:drawing>
      </w:r>
    </w:p>
    <w:p w:rsidR="009D1975" w:rsidRPr="00361957" w:rsidRDefault="008C43E4" w:rsidP="008C43E4">
      <w:pPr>
        <w:pStyle w:val="Beschriftung"/>
      </w:pPr>
      <w:bookmarkStart w:id="14" w:name="_Toc428005839"/>
      <w:r>
        <w:t xml:space="preserve">Abbildung </w:t>
      </w:r>
      <w:r w:rsidR="00C1794A">
        <w:fldChar w:fldCharType="begin"/>
      </w:r>
      <w:r w:rsidR="00C1794A">
        <w:instrText xml:space="preserve"> SEQ Abbildung \* ARABIC </w:instrText>
      </w:r>
      <w:r w:rsidR="00C1794A">
        <w:fldChar w:fldCharType="separate"/>
      </w:r>
      <w:r w:rsidR="0090159D">
        <w:rPr>
          <w:noProof/>
        </w:rPr>
        <w:t>2</w:t>
      </w:r>
      <w:r w:rsidR="00C1794A">
        <w:rPr>
          <w:noProof/>
        </w:rPr>
        <w:fldChar w:fldCharType="end"/>
      </w:r>
      <w:r>
        <w:t xml:space="preserve"> Legende</w:t>
      </w:r>
      <w:bookmarkEnd w:id="14"/>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5" w:name="_Toc428526847"/>
      <w:r>
        <w:t xml:space="preserve">Tabelle </w:t>
      </w:r>
      <w:r w:rsidR="00C1794A">
        <w:fldChar w:fldCharType="begin"/>
      </w:r>
      <w:r w:rsidR="00C1794A">
        <w:instrText xml:space="preserve"> SEQ Tabelle \* ARABIC </w:instrText>
      </w:r>
      <w:r w:rsidR="00C1794A">
        <w:fldChar w:fldCharType="separate"/>
      </w:r>
      <w:r w:rsidR="0090159D">
        <w:rPr>
          <w:noProof/>
        </w:rPr>
        <w:t>1</w:t>
      </w:r>
      <w:r w:rsidR="00C1794A">
        <w:rPr>
          <w:noProof/>
        </w:rPr>
        <w:fldChar w:fldCharType="end"/>
      </w:r>
      <w:r>
        <w:t xml:space="preserve"> Aufwand</w:t>
      </w:r>
      <w:bookmarkEnd w:id="15"/>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6" w:name="_Toc428543204"/>
      <w:r w:rsidRPr="00774B0A">
        <w:lastRenderedPageBreak/>
        <w:t>Termine</w:t>
      </w:r>
      <w:bookmarkEnd w:id="16"/>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17" w:name="_Toc428526848"/>
      <w:r>
        <w:t xml:space="preserve">Tabelle </w:t>
      </w:r>
      <w:r w:rsidR="00C1794A">
        <w:fldChar w:fldCharType="begin"/>
      </w:r>
      <w:r w:rsidR="00C1794A">
        <w:instrText xml:space="preserve"> SEQ Tabelle \* ARABIC </w:instrText>
      </w:r>
      <w:r w:rsidR="00C1794A">
        <w:fldChar w:fldCharType="separate"/>
      </w:r>
      <w:r w:rsidR="0090159D">
        <w:rPr>
          <w:noProof/>
        </w:rPr>
        <w:t>2</w:t>
      </w:r>
      <w:r w:rsidR="00C1794A">
        <w:rPr>
          <w:noProof/>
        </w:rPr>
        <w:fldChar w:fldCharType="end"/>
      </w:r>
      <w:r>
        <w:t xml:space="preserve"> Termine</w:t>
      </w:r>
      <w:bookmarkEnd w:id="17"/>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8" w:name="_Toc428543205"/>
      <w:r>
        <w:lastRenderedPageBreak/>
        <w:t>Recherche</w:t>
      </w:r>
      <w:bookmarkEnd w:id="18"/>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19" w:name="_Toc428543206"/>
      <w:r>
        <w:t>Ergebnisse Recherche</w:t>
      </w:r>
      <w:bookmarkEnd w:id="19"/>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20" w:name="_Toc428543207"/>
      <w:r>
        <w:t>Abfangen eines Bildes</w:t>
      </w:r>
      <w:bookmarkEnd w:id="20"/>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w:t>
      </w:r>
      <w:r w:rsidR="00C1794A">
        <w:t>-</w:t>
      </w:r>
      <w:r>
        <w:t>Modul</w:t>
      </w:r>
    </w:p>
    <w:p w:rsidR="00A42304" w:rsidRDefault="00A42304" w:rsidP="00A42304">
      <w:pPr>
        <w:pStyle w:val="Listenabsatz"/>
        <w:numPr>
          <w:ilvl w:val="0"/>
          <w:numId w:val="35"/>
        </w:numPr>
      </w:pPr>
      <w:r>
        <w:t>HTTP</w:t>
      </w:r>
      <w:r w:rsidR="00C1794A">
        <w:t>-</w:t>
      </w:r>
      <w:r>
        <w:t>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21" w:name="_Toc428543208"/>
      <w:r>
        <w:t>Übertragungsmethoden</w:t>
      </w:r>
      <w:bookmarkEnd w:id="21"/>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C1794A">
        <w:t xml:space="preserve">: </w:t>
      </w:r>
    </w:p>
    <w:p w:rsidR="00EF7C20" w:rsidRDefault="00EF7C20" w:rsidP="00EF7C20">
      <w:pPr>
        <w:pStyle w:val="Listenabsatz"/>
        <w:numPr>
          <w:ilvl w:val="0"/>
          <w:numId w:val="36"/>
        </w:numPr>
      </w:pPr>
      <w:r>
        <w:t>HTTP</w:t>
      </w:r>
      <w:r w:rsidR="00C1794A">
        <w:t>-</w:t>
      </w:r>
      <w:r>
        <w:t>Transport</w:t>
      </w:r>
    </w:p>
    <w:p w:rsidR="00EF7C20" w:rsidRDefault="00EF7C20" w:rsidP="00EF7C20">
      <w:pPr>
        <w:pStyle w:val="Listenabsatz"/>
        <w:numPr>
          <w:ilvl w:val="0"/>
          <w:numId w:val="36"/>
        </w:numPr>
      </w:pPr>
      <w:r>
        <w:t>TCP</w:t>
      </w:r>
      <w:r w:rsidR="00C1794A">
        <w:t>-</w:t>
      </w:r>
      <w:r>
        <w:t>Transport</w:t>
      </w:r>
    </w:p>
    <w:p w:rsidR="00EF7C20" w:rsidRDefault="00EF7C20" w:rsidP="00EF7C20">
      <w:pPr>
        <w:pStyle w:val="Listenabsatz"/>
        <w:numPr>
          <w:ilvl w:val="0"/>
          <w:numId w:val="36"/>
        </w:numPr>
      </w:pPr>
      <w:proofErr w:type="spellStart"/>
      <w:r>
        <w:t>Name</w:t>
      </w:r>
      <w:r w:rsidR="000B5D43">
        <w:t>d</w:t>
      </w:r>
      <w:proofErr w:type="spellEnd"/>
      <w:r w:rsidR="000B5D43">
        <w:t xml:space="preserve"> </w:t>
      </w:r>
      <w:r>
        <w:t>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2" w:name="_Toc428543209"/>
      <w:r w:rsidRPr="00774B0A">
        <w:lastRenderedPageBreak/>
        <w:t>Ist-Analyse</w:t>
      </w:r>
      <w:bookmarkEnd w:id="22"/>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rsidR="00BE3AFA" w:rsidRPr="00774B0A" w:rsidRDefault="00BE3AFA" w:rsidP="00F036CC"/>
    <w:p w:rsidR="00BE3AFA" w:rsidRPr="00774B0A" w:rsidRDefault="00BE3AFA" w:rsidP="00F036C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56147" r:id="rId15"/>
        </w:object>
      </w:r>
    </w:p>
    <w:p w:rsidR="00BE3AFA" w:rsidRPr="00774B0A" w:rsidRDefault="00F761C5" w:rsidP="00F761C5">
      <w:pPr>
        <w:pStyle w:val="Beschriftung"/>
      </w:pPr>
      <w:bookmarkStart w:id="23" w:name="_Toc427394097"/>
      <w:bookmarkStart w:id="24" w:name="_Toc428005840"/>
      <w:r w:rsidRPr="00774B0A">
        <w:t xml:space="preserve">Abbildung </w:t>
      </w:r>
      <w:r w:rsidR="00C1794A">
        <w:fldChar w:fldCharType="begin"/>
      </w:r>
      <w:r w:rsidR="00C1794A">
        <w:instrText xml:space="preserve"> SEQ Abbildung \* ARABIC </w:instrText>
      </w:r>
      <w:r w:rsidR="00C1794A">
        <w:fldChar w:fldCharType="separate"/>
      </w:r>
      <w:r w:rsidR="0090159D">
        <w:rPr>
          <w:noProof/>
        </w:rPr>
        <w:t>3</w:t>
      </w:r>
      <w:r w:rsidR="00C1794A">
        <w:rPr>
          <w:noProof/>
        </w:rPr>
        <w:fldChar w:fldCharType="end"/>
      </w:r>
      <w:r w:rsidRPr="00774B0A">
        <w:t xml:space="preserve"> Webapplikation Lösung</w:t>
      </w:r>
      <w:bookmarkEnd w:id="23"/>
      <w:bookmarkEnd w:id="24"/>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r w:rsidR="00C1794A">
        <w:t>.</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5" w:name="_Toc428543210"/>
      <w:r w:rsidRPr="00774B0A">
        <w:lastRenderedPageBreak/>
        <w:t>Anforderung</w:t>
      </w:r>
      <w:r w:rsidR="00A16BBB" w:rsidRPr="00774B0A">
        <w:t>s</w:t>
      </w:r>
      <w:r w:rsidR="00F770B5" w:rsidRPr="00774B0A">
        <w:t>analyse</w:t>
      </w:r>
      <w:bookmarkEnd w:id="25"/>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6" w:name="_Toc428543211"/>
      <w:r w:rsidRPr="00774B0A">
        <w:t>Vision</w:t>
      </w:r>
      <w:bookmarkEnd w:id="26"/>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7" w:name="_Toc428543212"/>
      <w:r w:rsidRPr="00774B0A">
        <w:t>Stakeholder</w:t>
      </w:r>
      <w:r w:rsidR="002A22C2">
        <w:t>-</w:t>
      </w:r>
      <w:r w:rsidRPr="00774B0A">
        <w:t>Analyse</w:t>
      </w:r>
      <w:bookmarkEnd w:id="27"/>
    </w:p>
    <w:p w:rsidR="00836E3F" w:rsidRPr="00774B0A" w:rsidRDefault="00836E3F" w:rsidP="00836E3F"/>
    <w:p w:rsidR="00FB57EB" w:rsidRPr="00774B0A" w:rsidRDefault="00FB57EB" w:rsidP="00FB57EB">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Entwicklung eines solchen Produktes hat.  Eine Auflistung der potentiellen </w:t>
      </w:r>
      <w:proofErr w:type="gramStart"/>
      <w:r w:rsidR="006B4858">
        <w:t>Stakeholdern</w:t>
      </w:r>
      <w:proofErr w:type="gramEnd"/>
      <w:r w:rsidR="006B4858">
        <w:t xml:space="preserve"> erfolgt in der nachfolgenden Tabelle. </w:t>
      </w:r>
    </w:p>
    <w:p w:rsidR="00A16BBB" w:rsidRPr="00774B0A" w:rsidRDefault="00A16BBB" w:rsidP="00A16BBB"/>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6B4858" w:rsidP="00E91D4E">
            <w:r>
              <w:t>Finanzinstitute</w:t>
            </w:r>
            <w:r w:rsidR="00A16BBB" w:rsidRPr="00774B0A">
              <w:t xml:space="preserve">: </w:t>
            </w:r>
          </w:p>
          <w:p w:rsidR="00A16BBB" w:rsidRPr="00774B0A" w:rsidRDefault="00A16BBB" w:rsidP="00E91D4E">
            <w:r w:rsidRPr="00774B0A">
              <w:t>Abteilung IT-Security</w:t>
            </w:r>
          </w:p>
        </w:tc>
        <w:tc>
          <w:tcPr>
            <w:tcW w:w="4531" w:type="dxa"/>
          </w:tcPr>
          <w:p w:rsidR="00A16BBB" w:rsidRPr="00774B0A" w:rsidRDefault="00A16BBB" w:rsidP="00086D87">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086D87">
            <w:r w:rsidRPr="00774B0A">
              <w:t>IT-Security Unternehmen könnten 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086D87">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rsidR="008C43E4" w:rsidRDefault="008C43E4">
      <w:pPr>
        <w:pStyle w:val="Beschriftung"/>
      </w:pPr>
      <w:bookmarkStart w:id="28" w:name="_Toc428526849"/>
      <w:r>
        <w:t xml:space="preserve">Tabelle </w:t>
      </w:r>
      <w:r w:rsidR="00C1794A">
        <w:fldChar w:fldCharType="begin"/>
      </w:r>
      <w:r w:rsidR="00C1794A">
        <w:instrText xml:space="preserve"> SEQ Tabelle \* ARABIC </w:instrText>
      </w:r>
      <w:r w:rsidR="00C1794A">
        <w:fldChar w:fldCharType="separate"/>
      </w:r>
      <w:r w:rsidR="0090159D">
        <w:rPr>
          <w:noProof/>
        </w:rPr>
        <w:t>3</w:t>
      </w:r>
      <w:r w:rsidR="00C1794A">
        <w:rPr>
          <w:noProof/>
        </w:rPr>
        <w:fldChar w:fldCharType="end"/>
      </w:r>
      <w:r>
        <w:t xml:space="preserve"> Stakeholder Analyse</w:t>
      </w:r>
      <w:bookmarkEnd w:id="28"/>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9" w:name="_Toc428543213"/>
      <w:r w:rsidRPr="00774B0A">
        <w:lastRenderedPageBreak/>
        <w:t>Kontext</w:t>
      </w:r>
      <w:r w:rsidR="00FD569E" w:rsidRPr="00774B0A">
        <w:t>-/System</w:t>
      </w:r>
      <w:r w:rsidRPr="00774B0A">
        <w:t>diagramm</w:t>
      </w:r>
      <w:bookmarkEnd w:id="29"/>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30" w:name="_Toc427394098"/>
      <w:bookmarkStart w:id="31" w:name="_Toc428005841"/>
      <w:r w:rsidRPr="00774B0A">
        <w:t xml:space="preserve">Abbildung </w:t>
      </w:r>
      <w:r w:rsidR="00C1794A">
        <w:fldChar w:fldCharType="begin"/>
      </w:r>
      <w:r w:rsidR="00C1794A">
        <w:instrText xml:space="preserve"> SEQ Abbildung \* ARABIC </w:instrText>
      </w:r>
      <w:r w:rsidR="00C1794A">
        <w:fldChar w:fldCharType="separate"/>
      </w:r>
      <w:r w:rsidR="0090159D">
        <w:rPr>
          <w:noProof/>
        </w:rPr>
        <w:t>4</w:t>
      </w:r>
      <w:r w:rsidR="00C1794A">
        <w:rPr>
          <w:noProof/>
        </w:rPr>
        <w:fldChar w:fldCharType="end"/>
      </w:r>
      <w:r w:rsidRPr="00774B0A">
        <w:t xml:space="preserve"> Systemdiagramm</w:t>
      </w:r>
      <w:bookmarkEnd w:id="30"/>
      <w:bookmarkEnd w:id="31"/>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2" w:name="_Toc428543214"/>
      <w:r w:rsidRPr="00774B0A">
        <w:lastRenderedPageBreak/>
        <w:t>Schnittstellen</w:t>
      </w:r>
      <w:bookmarkEnd w:id="32"/>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896197">
            <w:r w:rsidRPr="00774B0A">
              <w:t xml:space="preserve">Webserver </w:t>
            </w:r>
            <w:r w:rsidRPr="00774B0A">
              <w:sym w:font="Wingdings" w:char="F0E0"/>
            </w:r>
            <w:r w:rsidRPr="00774B0A">
              <w:t xml:space="preserve"> Bildanalyse</w:t>
            </w:r>
            <w:r w:rsidR="00896197">
              <w:t>-</w:t>
            </w:r>
            <w:r w:rsidRPr="00774B0A">
              <w:t>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896197">
            <w:r w:rsidRPr="00774B0A">
              <w:t>Übermittlung von Bilder</w:t>
            </w:r>
            <w:r w:rsidR="00FA241B">
              <w:t>n</w:t>
            </w:r>
            <w:r w:rsidRPr="00774B0A">
              <w:t xml:space="preserve"> an den Webservice des Bildanalyse</w:t>
            </w:r>
            <w:r w:rsidR="00896197">
              <w:t>-</w:t>
            </w:r>
            <w:r w:rsidRPr="00774B0A">
              <w:t>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FA241B">
            <w:pPr>
              <w:keepNext/>
            </w:pPr>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rsidR="00EB6C00" w:rsidRPr="00774B0A" w:rsidRDefault="008C43E4" w:rsidP="008C43E4">
      <w:pPr>
        <w:pStyle w:val="Beschriftung"/>
      </w:pPr>
      <w:bookmarkStart w:id="33" w:name="_Toc428526850"/>
      <w:r>
        <w:t xml:space="preserve">Tabelle </w:t>
      </w:r>
      <w:r w:rsidR="00C1794A">
        <w:fldChar w:fldCharType="begin"/>
      </w:r>
      <w:r w:rsidR="00C1794A">
        <w:instrText xml:space="preserve"> SEQ Tabelle \* ARABIC </w:instrText>
      </w:r>
      <w:r w:rsidR="00C1794A">
        <w:fldChar w:fldCharType="separate"/>
      </w:r>
      <w:r w:rsidR="0090159D">
        <w:rPr>
          <w:noProof/>
        </w:rPr>
        <w:t>4</w:t>
      </w:r>
      <w:r w:rsidR="00C1794A">
        <w:rPr>
          <w:noProof/>
        </w:rPr>
        <w:fldChar w:fldCharType="end"/>
      </w:r>
      <w:r>
        <w:t xml:space="preserve"> Schnittstellen-Analyse</w:t>
      </w:r>
      <w:bookmarkEnd w:id="33"/>
    </w:p>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4" w:name="_Toc428543215"/>
      <w:r w:rsidRPr="00774B0A">
        <w:t>Umweltdiagramm</w:t>
      </w:r>
      <w:bookmarkEnd w:id="34"/>
    </w:p>
    <w:p w:rsidR="007544DF" w:rsidRPr="00774B0A" w:rsidRDefault="007544DF" w:rsidP="00FD569E">
      <w:r w:rsidRPr="00774B0A">
        <w:t xml:space="preserve">Beim Umweltdiagramm </w:t>
      </w:r>
      <w:r w:rsidR="00896197">
        <w:t>wird</w:t>
      </w:r>
      <w:r w:rsidR="00896197" w:rsidRPr="00774B0A">
        <w:t xml:space="preserve"> </w:t>
      </w:r>
      <w:r w:rsidRPr="00774B0A">
        <w:t>der Input und 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2456148" r:id="rId18"/>
        </w:object>
      </w:r>
    </w:p>
    <w:p w:rsidR="007544DF" w:rsidRPr="00774B0A" w:rsidRDefault="008C43E4" w:rsidP="008C43E4">
      <w:pPr>
        <w:pStyle w:val="Beschriftung"/>
      </w:pPr>
      <w:bookmarkStart w:id="35" w:name="_Toc428005842"/>
      <w:r>
        <w:t xml:space="preserve">Abbildung </w:t>
      </w:r>
      <w:r w:rsidR="00C1794A">
        <w:fldChar w:fldCharType="begin"/>
      </w:r>
      <w:r w:rsidR="00C1794A">
        <w:instrText xml:space="preserve"> SEQ Abbildung \* ARABIC </w:instrText>
      </w:r>
      <w:r w:rsidR="00C1794A">
        <w:fldChar w:fldCharType="separate"/>
      </w:r>
      <w:r w:rsidR="0090159D">
        <w:rPr>
          <w:noProof/>
        </w:rPr>
        <w:t>5</w:t>
      </w:r>
      <w:r w:rsidR="00C1794A">
        <w:rPr>
          <w:noProof/>
        </w:rPr>
        <w:fldChar w:fldCharType="end"/>
      </w:r>
      <w:r>
        <w:t xml:space="preserve"> Input-Output Diagram</w:t>
      </w:r>
      <w:bookmarkEnd w:id="35"/>
    </w:p>
    <w:p w:rsidR="007544DF" w:rsidRPr="00774B0A" w:rsidRDefault="007544DF" w:rsidP="00FD569E"/>
    <w:p w:rsidR="007544DF" w:rsidRPr="00774B0A" w:rsidRDefault="007544DF" w:rsidP="008B59CD">
      <w:pPr>
        <w:pStyle w:val="berschrift3"/>
        <w:numPr>
          <w:ilvl w:val="2"/>
          <w:numId w:val="17"/>
        </w:numPr>
        <w:ind w:left="567" w:hanging="567"/>
      </w:pPr>
      <w:bookmarkStart w:id="36" w:name="_Toc428543216"/>
      <w:r w:rsidRPr="00774B0A">
        <w:t>Input</w:t>
      </w:r>
      <w:bookmarkEnd w:id="36"/>
    </w:p>
    <w:p w:rsidR="007544DF" w:rsidRPr="00774B0A" w:rsidRDefault="007544DF" w:rsidP="00FD569E">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rsidR="007544DF" w:rsidRPr="00774B0A" w:rsidRDefault="007544DF" w:rsidP="008B59CD">
      <w:pPr>
        <w:pStyle w:val="berschrift3"/>
        <w:numPr>
          <w:ilvl w:val="2"/>
          <w:numId w:val="17"/>
        </w:numPr>
        <w:ind w:left="567" w:hanging="567"/>
      </w:pPr>
      <w:bookmarkStart w:id="37" w:name="_Toc428543217"/>
      <w:r w:rsidRPr="00774B0A">
        <w:t>Output</w:t>
      </w:r>
      <w:bookmarkEnd w:id="37"/>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8" w:name="_Toc428543218"/>
      <w:r w:rsidRPr="00774B0A">
        <w:t>Rahmenbedingungen</w:t>
      </w:r>
      <w:bookmarkEnd w:id="38"/>
    </w:p>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9" w:name="_Toc428543219"/>
      <w:r w:rsidRPr="00774B0A">
        <w:lastRenderedPageBreak/>
        <w:t>Technische Rahmenbedingungen</w:t>
      </w:r>
      <w:bookmarkEnd w:id="39"/>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7005" w:rsidRDefault="00AC1BF3">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r w:rsidR="00AC7005">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40" w:name="_Toc428543220"/>
      <w:r w:rsidRPr="00774B0A">
        <w:t>Organisatorische Rahmenbedingungen</w:t>
      </w:r>
      <w:bookmarkEnd w:id="40"/>
    </w:p>
    <w:p w:rsidR="00A94B14" w:rsidRPr="00774B0A" w:rsidRDefault="00A94B14" w:rsidP="00A94B14"/>
    <w:p w:rsidR="00A94B14" w:rsidRPr="00774B0A" w:rsidRDefault="00A94B14" w:rsidP="00A94B14">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 xml:space="preserve">Das Budget ist stark abhängig von der potentiellen </w:t>
      </w:r>
      <w:r w:rsidR="00FE7CCA">
        <w:t>Unternehmung</w:t>
      </w:r>
      <w:r w:rsidRPr="00774B0A">
        <w:t>,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41" w:name="_Toc428543221"/>
      <w:r w:rsidRPr="00774B0A">
        <w:lastRenderedPageBreak/>
        <w:t>Anwendungsfälle</w:t>
      </w:r>
      <w:bookmarkEnd w:id="41"/>
    </w:p>
    <w:p w:rsidR="00836E3F" w:rsidRPr="00774B0A" w:rsidRDefault="00836E3F" w:rsidP="00836E3F"/>
    <w:p w:rsidR="00A27C96" w:rsidRPr="00774B0A" w:rsidRDefault="00A27C96" w:rsidP="00A27C96">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9" o:title=""/>
                </v:shape>
                <o:OLEObject Type="Embed" ProgID="Visio.Drawing.15" ShapeID="_x0000_i1027" DrawAspect="Content" ObjectID="_1502456149" r:id="rId20"/>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w:t>
                  </w:r>
                  <w:r w:rsidR="00004A16">
                    <w:t>nn</w:t>
                  </w:r>
                  <w:r w:rsidRPr="00774B0A">
                    <w:t xml:space="preserve">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2" w:name="_Toc427394099"/>
      <w:bookmarkStart w:id="43" w:name="_Toc428526851"/>
      <w:r>
        <w:t xml:space="preserve">Tabelle </w:t>
      </w:r>
      <w:r w:rsidR="00C1794A">
        <w:fldChar w:fldCharType="begin"/>
      </w:r>
      <w:r w:rsidR="00C1794A">
        <w:instrText xml:space="preserve"> SEQ Tabelle \* ARABIC </w:instrText>
      </w:r>
      <w:r w:rsidR="00C1794A">
        <w:fldChar w:fldCharType="separate"/>
      </w:r>
      <w:r w:rsidR="0090159D">
        <w:rPr>
          <w:noProof/>
        </w:rPr>
        <w:t>5</w:t>
      </w:r>
      <w:r w:rsidR="00C1794A">
        <w:rPr>
          <w:noProof/>
        </w:rPr>
        <w:fldChar w:fldCharType="end"/>
      </w:r>
      <w:r>
        <w:t xml:space="preserve"> UC-001 Abfangen von Bilder</w:t>
      </w:r>
      <w:bookmarkEnd w:id="42"/>
      <w:bookmarkEnd w:id="43"/>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1" o:title=""/>
                </v:shape>
                <o:OLEObject Type="Embed" ProgID="Visio.Drawing.15" ShapeID="_x0000_i1028" DrawAspect="Content" ObjectID="_1502456150" r:id="rId22"/>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A241B"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004A16">
                  <w:r w:rsidRPr="00774B0A">
                    <w:t>Sobald ein neuer Eintrag gemacht wird, Bild auf der Festplatte suchen und an Bildanalyse</w:t>
                  </w:r>
                  <w:r w:rsidR="00004A16">
                    <w:t>-</w:t>
                  </w:r>
                  <w:r w:rsidRPr="00774B0A">
                    <w:t>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4" w:name="_Toc427394100"/>
      <w:bookmarkStart w:id="45" w:name="_Toc428526852"/>
      <w:r>
        <w:t xml:space="preserve">Tabelle </w:t>
      </w:r>
      <w:r w:rsidR="00C1794A">
        <w:fldChar w:fldCharType="begin"/>
      </w:r>
      <w:r w:rsidR="00C1794A">
        <w:instrText xml:space="preserve"> SEQ Tabelle \* ARABIC </w:instrText>
      </w:r>
      <w:r w:rsidR="00C1794A">
        <w:fldChar w:fldCharType="separate"/>
      </w:r>
      <w:r w:rsidR="0090159D">
        <w:rPr>
          <w:noProof/>
        </w:rPr>
        <w:t>6</w:t>
      </w:r>
      <w:r w:rsidR="00C1794A">
        <w:rPr>
          <w:noProof/>
        </w:rPr>
        <w:fldChar w:fldCharType="end"/>
      </w:r>
      <w:r>
        <w:t xml:space="preserve"> UC-002 Verschicken von Bildern</w:t>
      </w:r>
      <w:bookmarkEnd w:id="44"/>
      <w:bookmarkEnd w:id="45"/>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3" o:title=""/>
                </v:shape>
                <o:OLEObject Type="Embed" ProgID="Visio.Drawing.15" ShapeID="_x0000_i1029" DrawAspect="Content" ObjectID="_1502456151" r:id="rId24"/>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6" w:name="_Toc427394101"/>
      <w:bookmarkStart w:id="47" w:name="_Toc428526853"/>
      <w:r>
        <w:t xml:space="preserve">Tabelle </w:t>
      </w:r>
      <w:r w:rsidR="00C1794A">
        <w:fldChar w:fldCharType="begin"/>
      </w:r>
      <w:r w:rsidR="00C1794A">
        <w:instrText xml:space="preserve"> SEQ Tabelle \* ARABIC </w:instrText>
      </w:r>
      <w:r w:rsidR="00C1794A">
        <w:fldChar w:fldCharType="separate"/>
      </w:r>
      <w:r w:rsidR="0090159D">
        <w:rPr>
          <w:noProof/>
        </w:rPr>
        <w:t>7</w:t>
      </w:r>
      <w:r w:rsidR="00C1794A">
        <w:rPr>
          <w:noProof/>
        </w:rPr>
        <w:fldChar w:fldCharType="end"/>
      </w:r>
      <w:r>
        <w:t xml:space="preserve"> UC-003 Transferiren von Bild in Text</w:t>
      </w:r>
      <w:bookmarkEnd w:id="46"/>
      <w:bookmarkEnd w:id="47"/>
    </w:p>
    <w:p w:rsidR="00AC7005" w:rsidRPr="00AC7005" w:rsidRDefault="00AC7005" w:rsidP="00AC7005"/>
    <w:p w:rsidR="00AC5785" w:rsidRPr="00774B0A" w:rsidRDefault="00A30E8E" w:rsidP="008B59CD">
      <w:pPr>
        <w:pStyle w:val="berschrift3"/>
        <w:numPr>
          <w:ilvl w:val="2"/>
          <w:numId w:val="17"/>
        </w:numPr>
        <w:ind w:left="567" w:hanging="567"/>
      </w:pPr>
      <w:bookmarkStart w:id="48" w:name="_Toc428543222"/>
      <w:r w:rsidRPr="00774B0A">
        <w:t>Prozessablauf</w:t>
      </w:r>
      <w:bookmarkEnd w:id="48"/>
    </w:p>
    <w:p w:rsidR="00AC5785" w:rsidRPr="00774B0A" w:rsidRDefault="00AC5785" w:rsidP="00AC5785"/>
    <w:p w:rsidR="005C57FF" w:rsidRPr="00774B0A" w:rsidRDefault="005C57FF" w:rsidP="005C57FF">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 xml:space="preserve">Falls ein Bild verschickt wird, schreibt der Webserver </w:t>
      </w:r>
      <w:r w:rsidR="00004A16">
        <w:t>dies</w:t>
      </w:r>
      <w:r w:rsidR="00004A16" w:rsidRPr="00774B0A">
        <w:t xml:space="preserve"> </w:t>
      </w:r>
      <w:r w:rsidRPr="00774B0A">
        <w:t>in das Logfile.</w:t>
      </w:r>
    </w:p>
    <w:p w:rsidR="005C57FF" w:rsidRPr="00774B0A" w:rsidRDefault="005C57FF" w:rsidP="005C57FF">
      <w:pPr>
        <w:pStyle w:val="Listenabsatz"/>
        <w:numPr>
          <w:ilvl w:val="0"/>
          <w:numId w:val="7"/>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w:t>
      </w:r>
      <w:r w:rsidR="00004A16">
        <w:t>n</w:t>
      </w:r>
      <w:r w:rsidRPr="00774B0A">
        <w:t xml:space="preserve">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5" o:title=""/>
          </v:shape>
          <o:OLEObject Type="Embed" ProgID="Visio.Drawing.15" ShapeID="_x0000_i1030" DrawAspect="Content" ObjectID="_1502456152" r:id="rId26"/>
        </w:object>
      </w:r>
    </w:p>
    <w:p w:rsidR="00AC5785" w:rsidRPr="00774B0A" w:rsidRDefault="009F7E58" w:rsidP="009F7E58">
      <w:pPr>
        <w:pStyle w:val="Beschriftung"/>
      </w:pPr>
      <w:bookmarkStart w:id="49" w:name="_Toc427394102"/>
      <w:bookmarkStart w:id="50" w:name="_Toc428005843"/>
      <w:r>
        <w:t xml:space="preserve">Abbildung </w:t>
      </w:r>
      <w:r w:rsidR="00C1794A">
        <w:fldChar w:fldCharType="begin"/>
      </w:r>
      <w:r w:rsidR="00C1794A">
        <w:instrText xml:space="preserve"> SEQ Abbildung \* ARABIC </w:instrText>
      </w:r>
      <w:r w:rsidR="00C1794A">
        <w:fldChar w:fldCharType="separate"/>
      </w:r>
      <w:r w:rsidR="0090159D">
        <w:rPr>
          <w:noProof/>
        </w:rPr>
        <w:t>6</w:t>
      </w:r>
      <w:r w:rsidR="00C1794A">
        <w:rPr>
          <w:noProof/>
        </w:rPr>
        <w:fldChar w:fldCharType="end"/>
      </w:r>
      <w:r>
        <w:t xml:space="preserve"> Bildanalyse</w:t>
      </w:r>
      <w:r w:rsidR="00004A16">
        <w:t>-</w:t>
      </w:r>
      <w:r>
        <w:t>System Prozess</w:t>
      </w:r>
      <w:bookmarkEnd w:id="49"/>
      <w:bookmarkEnd w:id="50"/>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51" w:name="_Toc428543223"/>
      <w:r w:rsidRPr="00774B0A">
        <w:lastRenderedPageBreak/>
        <w:t>Anforderungen</w:t>
      </w:r>
      <w:bookmarkEnd w:id="51"/>
    </w:p>
    <w:p w:rsidR="007A5BFD" w:rsidRPr="00774B0A" w:rsidRDefault="007A5BFD" w:rsidP="007A5BFD"/>
    <w:p w:rsidR="007A5BFD" w:rsidRPr="00774B0A" w:rsidRDefault="00A94B14" w:rsidP="007A5BFD">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r w:rsidR="004A24E8">
              <w: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r w:rsidR="004A24E8">
              <w: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4A24E8">
            <w:pPr>
              <w:keepNext/>
            </w:pPr>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rsidR="004847A9" w:rsidRPr="00774B0A" w:rsidRDefault="009F7E58" w:rsidP="009F7E58">
      <w:pPr>
        <w:pStyle w:val="Beschriftung"/>
      </w:pPr>
      <w:bookmarkStart w:id="52" w:name="_Toc427394103"/>
      <w:bookmarkStart w:id="53" w:name="_Toc428526854"/>
      <w:r>
        <w:t xml:space="preserve">Tabelle </w:t>
      </w:r>
      <w:r w:rsidR="00C1794A">
        <w:fldChar w:fldCharType="begin"/>
      </w:r>
      <w:r w:rsidR="00C1794A">
        <w:instrText xml:space="preserve"> SEQ Tabelle \* ARABIC </w:instrText>
      </w:r>
      <w:r w:rsidR="00C1794A">
        <w:fldChar w:fldCharType="separate"/>
      </w:r>
      <w:r w:rsidR="0090159D">
        <w:rPr>
          <w:noProof/>
        </w:rPr>
        <w:t>8</w:t>
      </w:r>
      <w:r w:rsidR="00C1794A">
        <w:rPr>
          <w:noProof/>
        </w:rPr>
        <w:fldChar w:fldCharType="end"/>
      </w:r>
      <w:r>
        <w:t xml:space="preserve"> Notwendikeit</w:t>
      </w:r>
      <w:bookmarkEnd w:id="52"/>
      <w:bookmarkEnd w:id="53"/>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w:t>
            </w:r>
            <w:r w:rsidR="004A24E8">
              <w:t>en</w:t>
            </w:r>
            <w:r w:rsidRPr="00774B0A">
              <w:t xml:space="preserve"> führen kann.</w:t>
            </w:r>
          </w:p>
        </w:tc>
      </w:tr>
    </w:tbl>
    <w:p w:rsidR="004847A9" w:rsidRPr="00774B0A" w:rsidRDefault="009F7E58" w:rsidP="009F7E58">
      <w:pPr>
        <w:pStyle w:val="Beschriftung"/>
      </w:pPr>
      <w:bookmarkStart w:id="54" w:name="_Toc427394104"/>
      <w:bookmarkStart w:id="55" w:name="_Toc428526855"/>
      <w:r>
        <w:t xml:space="preserve">Tabelle </w:t>
      </w:r>
      <w:r w:rsidR="00C1794A">
        <w:fldChar w:fldCharType="begin"/>
      </w:r>
      <w:r w:rsidR="00C1794A">
        <w:instrText xml:space="preserve"> SEQ Tabelle \* ARABIC </w:instrText>
      </w:r>
      <w:r w:rsidR="00C1794A">
        <w:fldChar w:fldCharType="separate"/>
      </w:r>
      <w:r w:rsidR="0090159D">
        <w:rPr>
          <w:noProof/>
        </w:rPr>
        <w:t>9</w:t>
      </w:r>
      <w:r w:rsidR="00C1794A">
        <w:rPr>
          <w:noProof/>
        </w:rPr>
        <w:fldChar w:fldCharType="end"/>
      </w:r>
      <w:r>
        <w:t xml:space="preserve"> Kritikalität</w:t>
      </w:r>
      <w:bookmarkEnd w:id="54"/>
      <w:bookmarkEnd w:id="55"/>
    </w:p>
    <w:p w:rsidR="007A5BFD" w:rsidRPr="00774B0A" w:rsidRDefault="007A5BFD" w:rsidP="007A5BFD"/>
    <w:p w:rsidR="00DB6008" w:rsidRPr="00774B0A" w:rsidRDefault="00DB6008" w:rsidP="008B59CD">
      <w:pPr>
        <w:pStyle w:val="berschrift3"/>
        <w:numPr>
          <w:ilvl w:val="2"/>
          <w:numId w:val="17"/>
        </w:numPr>
        <w:ind w:left="567" w:hanging="567"/>
      </w:pPr>
      <w:bookmarkStart w:id="56" w:name="_Toc428543224"/>
      <w:r w:rsidRPr="00774B0A">
        <w:t>Funktionale Anforderungen</w:t>
      </w:r>
      <w:bookmarkEnd w:id="56"/>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r w:rsidR="004A24E8">
              <w:t>.</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7" w:name="_Toc427394105"/>
      <w:bookmarkStart w:id="58" w:name="_Toc428526856"/>
      <w:r>
        <w:t xml:space="preserve">Tabelle </w:t>
      </w:r>
      <w:r w:rsidR="00C1794A">
        <w:fldChar w:fldCharType="begin"/>
      </w:r>
      <w:r w:rsidR="00C1794A">
        <w:instrText xml:space="preserve"> SEQ Tabelle \* ARABIC </w:instrText>
      </w:r>
      <w:r w:rsidR="00C1794A">
        <w:fldChar w:fldCharType="separate"/>
      </w:r>
      <w:r w:rsidR="0090159D">
        <w:rPr>
          <w:noProof/>
        </w:rPr>
        <w:t>10</w:t>
      </w:r>
      <w:r w:rsidR="00C1794A">
        <w:rPr>
          <w:noProof/>
        </w:rPr>
        <w:fldChar w:fldCharType="end"/>
      </w:r>
      <w:r>
        <w:t xml:space="preserve"> </w:t>
      </w:r>
      <w:r w:rsidRPr="00E66645">
        <w:t>Funktionale Anforderung FRQ-001</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w:t>
            </w:r>
            <w:r w:rsidR="004A24E8">
              <w:t>r</w:t>
            </w:r>
            <w:r w:rsidRPr="00774B0A">
              <w:t xml:space="preserv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9" w:name="_Toc427394106"/>
      <w:bookmarkStart w:id="60" w:name="_Toc428526857"/>
      <w:r>
        <w:t xml:space="preserve">Tabelle </w:t>
      </w:r>
      <w:r w:rsidR="00C1794A">
        <w:fldChar w:fldCharType="begin"/>
      </w:r>
      <w:r w:rsidR="00C1794A">
        <w:instrText xml:space="preserve"> SEQ Tabelle \* ARABIC </w:instrText>
      </w:r>
      <w:r w:rsidR="00C1794A">
        <w:fldChar w:fldCharType="separate"/>
      </w:r>
      <w:r w:rsidR="0090159D">
        <w:rPr>
          <w:noProof/>
        </w:rPr>
        <w:t>11</w:t>
      </w:r>
      <w:r w:rsidR="00C1794A">
        <w:rPr>
          <w:noProof/>
        </w:rPr>
        <w:fldChar w:fldCharType="end"/>
      </w:r>
      <w:r>
        <w:t xml:space="preserve"> </w:t>
      </w:r>
      <w:r w:rsidRPr="00BD0626">
        <w:t>Funktionale Anforderung FRQ-002</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61" w:name="_Toc427394107"/>
      <w:bookmarkStart w:id="62" w:name="_Toc428526858"/>
      <w:r>
        <w:t xml:space="preserve">Tabelle </w:t>
      </w:r>
      <w:r w:rsidR="00C1794A">
        <w:fldChar w:fldCharType="begin"/>
      </w:r>
      <w:r w:rsidR="00C1794A">
        <w:instrText xml:space="preserve"> SEQ Tabelle \* ARABIC </w:instrText>
      </w:r>
      <w:r w:rsidR="00C1794A">
        <w:fldChar w:fldCharType="separate"/>
      </w:r>
      <w:r w:rsidR="0090159D">
        <w:rPr>
          <w:noProof/>
        </w:rPr>
        <w:t>12</w:t>
      </w:r>
      <w:r w:rsidR="00C1794A">
        <w:rPr>
          <w:noProof/>
        </w:rPr>
        <w:fldChar w:fldCharType="end"/>
      </w:r>
      <w:r>
        <w:t xml:space="preserve"> </w:t>
      </w:r>
      <w:r w:rsidRPr="00743086">
        <w:t>Funktionale Anforderung FRQ-003</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7F042E">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4A24E8">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3" w:name="_Toc427394108"/>
      <w:bookmarkStart w:id="64" w:name="_Toc428526859"/>
      <w:r>
        <w:t xml:space="preserve">Tabelle </w:t>
      </w:r>
      <w:r w:rsidR="00C1794A">
        <w:fldChar w:fldCharType="begin"/>
      </w:r>
      <w:r w:rsidR="00C1794A">
        <w:instrText xml:space="preserve"> SEQ Tabelle \* ARABIC </w:instrText>
      </w:r>
      <w:r w:rsidR="00C1794A">
        <w:fldChar w:fldCharType="separate"/>
      </w:r>
      <w:r w:rsidR="0090159D">
        <w:rPr>
          <w:noProof/>
        </w:rPr>
        <w:t>13</w:t>
      </w:r>
      <w:r w:rsidR="00C1794A">
        <w:rPr>
          <w:noProof/>
        </w:rPr>
        <w:fldChar w:fldCharType="end"/>
      </w:r>
      <w:r>
        <w:t xml:space="preserve"> </w:t>
      </w:r>
      <w:r w:rsidRPr="00FB3B95">
        <w:t>Funktionale Anforderung FRQ-004</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r w:rsidR="004A24E8">
              <w:t>.</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5" w:name="_Toc427394109"/>
      <w:bookmarkStart w:id="66" w:name="_Toc428526860"/>
      <w:r>
        <w:t xml:space="preserve">Tabelle </w:t>
      </w:r>
      <w:r w:rsidR="00C1794A">
        <w:fldChar w:fldCharType="begin"/>
      </w:r>
      <w:r w:rsidR="00C1794A">
        <w:instrText xml:space="preserve"> SEQ Tabelle \* ARABIC </w:instrText>
      </w:r>
      <w:r w:rsidR="00C1794A">
        <w:fldChar w:fldCharType="separate"/>
      </w:r>
      <w:r w:rsidR="0090159D">
        <w:rPr>
          <w:noProof/>
        </w:rPr>
        <w:t>14</w:t>
      </w:r>
      <w:r w:rsidR="00C1794A">
        <w:rPr>
          <w:noProof/>
        </w:rPr>
        <w:fldChar w:fldCharType="end"/>
      </w:r>
      <w:r>
        <w:t xml:space="preserve"> </w:t>
      </w:r>
      <w:r w:rsidRPr="008E69D1">
        <w:t>Funktionale Anforderung FRQ-005</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7" w:name="_Toc427394110"/>
      <w:bookmarkStart w:id="68" w:name="_Toc428526861"/>
      <w:r>
        <w:t xml:space="preserve">Tabelle </w:t>
      </w:r>
      <w:r w:rsidR="00C1794A">
        <w:fldChar w:fldCharType="begin"/>
      </w:r>
      <w:r w:rsidR="00C1794A">
        <w:instrText xml:space="preserve"> SEQ Tabelle \* ARABIC </w:instrText>
      </w:r>
      <w:r w:rsidR="00C1794A">
        <w:fldChar w:fldCharType="separate"/>
      </w:r>
      <w:r w:rsidR="0090159D">
        <w:rPr>
          <w:noProof/>
        </w:rPr>
        <w:t>15</w:t>
      </w:r>
      <w:r w:rsidR="00C1794A">
        <w:rPr>
          <w:noProof/>
        </w:rPr>
        <w:fldChar w:fldCharType="end"/>
      </w:r>
      <w:r>
        <w:t xml:space="preserve"> </w:t>
      </w:r>
      <w:r w:rsidRPr="00EB7387">
        <w:t>Funktionale Anforderung FRQ-006</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7F042E">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1"/>
      <w:bookmarkStart w:id="70" w:name="_Toc428526862"/>
      <w:r>
        <w:t xml:space="preserve">Tabelle </w:t>
      </w:r>
      <w:r w:rsidR="00C1794A">
        <w:fldChar w:fldCharType="begin"/>
      </w:r>
      <w:r w:rsidR="00C1794A">
        <w:instrText xml:space="preserve"> SEQ Tabelle \* ARABIC </w:instrText>
      </w:r>
      <w:r w:rsidR="00C1794A">
        <w:fldChar w:fldCharType="separate"/>
      </w:r>
      <w:r w:rsidR="0090159D">
        <w:rPr>
          <w:noProof/>
        </w:rPr>
        <w:t>16</w:t>
      </w:r>
      <w:r w:rsidR="00C1794A">
        <w:rPr>
          <w:noProof/>
        </w:rPr>
        <w:fldChar w:fldCharType="end"/>
      </w:r>
      <w:r>
        <w:t xml:space="preserve"> </w:t>
      </w:r>
      <w:r w:rsidRPr="00AE7894">
        <w:t>Funktionale Anforderung FRQ-007</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r w:rsidR="004A24E8">
              <w:t>.</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1" w:name="_Toc427394112"/>
      <w:bookmarkStart w:id="72" w:name="_Toc428526863"/>
      <w:r>
        <w:lastRenderedPageBreak/>
        <w:t xml:space="preserve">Tabelle </w:t>
      </w:r>
      <w:r w:rsidR="00C1794A">
        <w:fldChar w:fldCharType="begin"/>
      </w:r>
      <w:r w:rsidR="00C1794A">
        <w:instrText xml:space="preserve"> SEQ Tabelle \* ARABIC </w:instrText>
      </w:r>
      <w:r w:rsidR="00C1794A">
        <w:fldChar w:fldCharType="separate"/>
      </w:r>
      <w:r w:rsidR="0090159D">
        <w:rPr>
          <w:noProof/>
        </w:rPr>
        <w:t>17</w:t>
      </w:r>
      <w:r w:rsidR="00C1794A">
        <w:rPr>
          <w:noProof/>
        </w:rPr>
        <w:fldChar w:fldCharType="end"/>
      </w:r>
      <w:r>
        <w:t xml:space="preserve"> </w:t>
      </w:r>
      <w:r w:rsidRPr="003D1726">
        <w:t>Funktionale Anforderung FRQ-008</w:t>
      </w:r>
      <w:bookmarkEnd w:id="71"/>
      <w:bookmarkEnd w:id="7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w:t>
            </w:r>
            <w:r w:rsidR="004A24E8">
              <w:t>-</w:t>
            </w:r>
            <w:r>
              <w:t>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3" w:name="_Toc427394113"/>
      <w:bookmarkStart w:id="74" w:name="_Toc428526864"/>
      <w:r>
        <w:t xml:space="preserve">Tabelle </w:t>
      </w:r>
      <w:r w:rsidR="00C1794A">
        <w:fldChar w:fldCharType="begin"/>
      </w:r>
      <w:r w:rsidR="00C1794A">
        <w:instrText xml:space="preserve"> SEQ Tabelle \* ARABIC </w:instrText>
      </w:r>
      <w:r w:rsidR="00C1794A">
        <w:fldChar w:fldCharType="separate"/>
      </w:r>
      <w:r w:rsidR="0090159D">
        <w:rPr>
          <w:noProof/>
        </w:rPr>
        <w:t>18</w:t>
      </w:r>
      <w:r w:rsidR="00C1794A">
        <w:rPr>
          <w:noProof/>
        </w:rPr>
        <w:fldChar w:fldCharType="end"/>
      </w:r>
      <w:r>
        <w:t xml:space="preserve"> </w:t>
      </w:r>
      <w:r w:rsidRPr="00063EF2">
        <w:t>Funktionale Anforderung FRQ-009</w:t>
      </w:r>
      <w:bookmarkEnd w:id="73"/>
      <w:bookmarkEnd w:id="74"/>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von einem Konfigurationsfile </w:t>
            </w:r>
            <w:r w:rsidR="004A24E8">
              <w:t xml:space="preserve">den </w:t>
            </w:r>
            <w:r>
              <w:t>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r w:rsidR="004A24E8">
              <w:t>.</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5" w:name="_Toc427394114"/>
      <w:bookmarkStart w:id="76" w:name="_Toc428526865"/>
      <w:r>
        <w:t xml:space="preserve">Tabelle </w:t>
      </w:r>
      <w:r w:rsidR="00C1794A">
        <w:fldChar w:fldCharType="begin"/>
      </w:r>
      <w:r w:rsidR="00C1794A">
        <w:instrText xml:space="preserve"> SEQ Tabelle \* ARABIC </w:instrText>
      </w:r>
      <w:r w:rsidR="00C1794A">
        <w:fldChar w:fldCharType="separate"/>
      </w:r>
      <w:r w:rsidR="0090159D">
        <w:rPr>
          <w:noProof/>
        </w:rPr>
        <w:t>19</w:t>
      </w:r>
      <w:r w:rsidR="00C1794A">
        <w:rPr>
          <w:noProof/>
        </w:rPr>
        <w:fldChar w:fldCharType="end"/>
      </w:r>
      <w:r>
        <w:t xml:space="preserve"> </w:t>
      </w:r>
      <w:r w:rsidRPr="0062523E">
        <w:t>Funktionale Anforderung FRQ-010</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7" w:name="_Toc427394115"/>
      <w:bookmarkStart w:id="78" w:name="_Toc428526866"/>
      <w:r>
        <w:t xml:space="preserve">Tabelle </w:t>
      </w:r>
      <w:r w:rsidR="00C1794A">
        <w:fldChar w:fldCharType="begin"/>
      </w:r>
      <w:r w:rsidR="00C1794A">
        <w:instrText xml:space="preserve"> SEQ Tabelle \* ARABIC </w:instrText>
      </w:r>
      <w:r w:rsidR="00C1794A">
        <w:fldChar w:fldCharType="separate"/>
      </w:r>
      <w:r w:rsidR="0090159D">
        <w:rPr>
          <w:noProof/>
        </w:rPr>
        <w:t>20</w:t>
      </w:r>
      <w:r w:rsidR="00C1794A">
        <w:rPr>
          <w:noProof/>
        </w:rPr>
        <w:fldChar w:fldCharType="end"/>
      </w:r>
      <w:r>
        <w:t xml:space="preserve"> </w:t>
      </w:r>
      <w:r w:rsidRPr="005A5B66">
        <w:t>Funktionale Anforderung FRQ-011</w:t>
      </w:r>
      <w:bookmarkEnd w:id="77"/>
      <w:bookmarkEnd w:id="7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4A24E8">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lastRenderedPageBreak/>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9" w:name="_Toc427394116"/>
      <w:bookmarkStart w:id="80" w:name="_Toc428526867"/>
      <w:r>
        <w:t xml:space="preserve">Tabelle </w:t>
      </w:r>
      <w:r w:rsidR="00C1794A">
        <w:fldChar w:fldCharType="begin"/>
      </w:r>
      <w:r w:rsidR="00C1794A">
        <w:instrText xml:space="preserve"> SEQ Tabelle \* ARABIC </w:instrText>
      </w:r>
      <w:r w:rsidR="00C1794A">
        <w:fldChar w:fldCharType="separate"/>
      </w:r>
      <w:r w:rsidR="0090159D">
        <w:rPr>
          <w:noProof/>
        </w:rPr>
        <w:t>21</w:t>
      </w:r>
      <w:r w:rsidR="00C1794A">
        <w:rPr>
          <w:noProof/>
        </w:rPr>
        <w:fldChar w:fldCharType="end"/>
      </w:r>
      <w:r>
        <w:t xml:space="preserve"> </w:t>
      </w:r>
      <w:r w:rsidRPr="00A46446">
        <w:t>Funktionale Anforderung FRQ-012</w:t>
      </w:r>
      <w:bookmarkEnd w:id="79"/>
      <w:bookmarkEnd w:id="80"/>
    </w:p>
    <w:p w:rsidR="00AC7005" w:rsidRPr="00AC7005" w:rsidRDefault="00AC7005" w:rsidP="00AC7005"/>
    <w:p w:rsidR="00DB6008" w:rsidRPr="00774B0A" w:rsidRDefault="00DB6008" w:rsidP="008B59CD">
      <w:pPr>
        <w:pStyle w:val="berschrift3"/>
        <w:numPr>
          <w:ilvl w:val="2"/>
          <w:numId w:val="17"/>
        </w:numPr>
        <w:ind w:left="567" w:hanging="567"/>
      </w:pPr>
      <w:bookmarkStart w:id="81" w:name="_Toc428543225"/>
      <w:r w:rsidRPr="00774B0A">
        <w:t>Nicht-funktionale Anforderungen</w:t>
      </w:r>
      <w:bookmarkEnd w:id="81"/>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F368BD">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7"/>
      <w:bookmarkStart w:id="83" w:name="_Toc428526868"/>
      <w:r>
        <w:t xml:space="preserve">Tabelle </w:t>
      </w:r>
      <w:r w:rsidR="00C1794A">
        <w:fldChar w:fldCharType="begin"/>
      </w:r>
      <w:r w:rsidR="00C1794A">
        <w:instrText xml:space="preserve"> SEQ Tabelle \* ARABIC </w:instrText>
      </w:r>
      <w:r w:rsidR="00C1794A">
        <w:fldChar w:fldCharType="separate"/>
      </w:r>
      <w:r w:rsidR="0090159D">
        <w:rPr>
          <w:noProof/>
        </w:rPr>
        <w:t>22</w:t>
      </w:r>
      <w:r w:rsidR="00C1794A">
        <w:rPr>
          <w:noProof/>
        </w:rPr>
        <w:fldChar w:fldCharType="end"/>
      </w:r>
      <w:r>
        <w:t xml:space="preserve"> </w:t>
      </w:r>
      <w:r w:rsidRPr="003C27F9">
        <w:t>Nicht funktionale Anforderung NFRQ-001</w:t>
      </w:r>
      <w:bookmarkEnd w:id="82"/>
      <w:bookmarkEnd w:id="83"/>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4" w:name="_Toc427394118"/>
      <w:bookmarkStart w:id="85" w:name="_Toc428526869"/>
      <w:r>
        <w:t xml:space="preserve">Tabelle </w:t>
      </w:r>
      <w:r w:rsidR="00C1794A">
        <w:fldChar w:fldCharType="begin"/>
      </w:r>
      <w:r w:rsidR="00C1794A">
        <w:instrText xml:space="preserve"> SEQ Tabelle \* ARABIC </w:instrText>
      </w:r>
      <w:r w:rsidR="00C1794A">
        <w:fldChar w:fldCharType="separate"/>
      </w:r>
      <w:r w:rsidR="0090159D">
        <w:rPr>
          <w:noProof/>
        </w:rPr>
        <w:t>23</w:t>
      </w:r>
      <w:r w:rsidR="00C1794A">
        <w:rPr>
          <w:noProof/>
        </w:rPr>
        <w:fldChar w:fldCharType="end"/>
      </w:r>
      <w:r>
        <w:t xml:space="preserve"> </w:t>
      </w:r>
      <w:r w:rsidRPr="00114ACF">
        <w:t>Nicht funktionale Anforderung NFRQ-002</w:t>
      </w:r>
      <w:bookmarkEnd w:id="84"/>
      <w:bookmarkEnd w:id="8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lastRenderedPageBreak/>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6" w:name="_Toc427394119"/>
      <w:bookmarkStart w:id="87" w:name="_Toc428526870"/>
      <w:r>
        <w:t xml:space="preserve">Tabelle </w:t>
      </w:r>
      <w:r w:rsidR="00C1794A">
        <w:fldChar w:fldCharType="begin"/>
      </w:r>
      <w:r w:rsidR="00C1794A">
        <w:instrText xml:space="preserve"> SEQ Tabelle \* ARABIC </w:instrText>
      </w:r>
      <w:r w:rsidR="00C1794A">
        <w:fldChar w:fldCharType="separate"/>
      </w:r>
      <w:r w:rsidR="0090159D">
        <w:rPr>
          <w:noProof/>
        </w:rPr>
        <w:t>24</w:t>
      </w:r>
      <w:r w:rsidR="00C1794A">
        <w:rPr>
          <w:noProof/>
        </w:rPr>
        <w:fldChar w:fldCharType="end"/>
      </w:r>
      <w:r>
        <w:t xml:space="preserve"> </w:t>
      </w:r>
      <w:r w:rsidRPr="006576A4">
        <w:t>Nicht funktionale Anforderung NFRQ-003</w:t>
      </w:r>
      <w:bookmarkEnd w:id="86"/>
      <w:bookmarkEnd w:id="87"/>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E75318">
            <w:r w:rsidRPr="00774B0A">
              <w:t>Die Software muss in der Lage sein, bei einem Fehlerverhalten ihre Schnittstelle zum Bildanalyse</w:t>
            </w:r>
            <w:r w:rsidR="00E75318">
              <w:t>-</w:t>
            </w:r>
            <w:r w:rsidRPr="00774B0A">
              <w:t>System zu bewahren</w:t>
            </w:r>
            <w:r w:rsidR="00E75318">
              <w:t>.</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E75318">
            <w:r>
              <w:t>Das Produkt muss in der Lage sein, bei einem Fehlerfall die Schnittstelle zum Endprodukt wiederherstellen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8" w:name="_Toc427394120"/>
      <w:bookmarkStart w:id="89" w:name="_Toc428526871"/>
      <w:r>
        <w:t xml:space="preserve">Tabelle </w:t>
      </w:r>
      <w:r w:rsidR="00C1794A">
        <w:fldChar w:fldCharType="begin"/>
      </w:r>
      <w:r w:rsidR="00C1794A">
        <w:instrText xml:space="preserve"> SEQ Tabelle \* ARABIC </w:instrText>
      </w:r>
      <w:r w:rsidR="00C1794A">
        <w:fldChar w:fldCharType="separate"/>
      </w:r>
      <w:r w:rsidR="0090159D">
        <w:rPr>
          <w:noProof/>
        </w:rPr>
        <w:t>25</w:t>
      </w:r>
      <w:r w:rsidR="00C1794A">
        <w:rPr>
          <w:noProof/>
        </w:rPr>
        <w:fldChar w:fldCharType="end"/>
      </w:r>
      <w:r>
        <w:t xml:space="preserve"> </w:t>
      </w:r>
      <w:r w:rsidRPr="006935EF">
        <w:t>Nicht funktionale Anforderung NFRQ-004</w:t>
      </w:r>
      <w:bookmarkEnd w:id="88"/>
      <w:bookmarkEnd w:id="8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90" w:name="_Toc427394121"/>
      <w:bookmarkStart w:id="91" w:name="_Toc428526872"/>
      <w:r>
        <w:t xml:space="preserve">Tabelle </w:t>
      </w:r>
      <w:r w:rsidR="00C1794A">
        <w:fldChar w:fldCharType="begin"/>
      </w:r>
      <w:r w:rsidR="00C1794A">
        <w:instrText xml:space="preserve"> SEQ Tabelle \* ARABIC </w:instrText>
      </w:r>
      <w:r w:rsidR="00C1794A">
        <w:fldChar w:fldCharType="separate"/>
      </w:r>
      <w:r w:rsidR="0090159D">
        <w:rPr>
          <w:noProof/>
        </w:rPr>
        <w:t>26</w:t>
      </w:r>
      <w:r w:rsidR="00C1794A">
        <w:rPr>
          <w:noProof/>
        </w:rPr>
        <w:fldChar w:fldCharType="end"/>
      </w:r>
      <w:r>
        <w:t xml:space="preserve"> </w:t>
      </w:r>
      <w:r w:rsidRPr="007710A6">
        <w:t>Nicht funktionale Anforderung NFRQ-005</w:t>
      </w:r>
      <w:bookmarkEnd w:id="90"/>
      <w:bookmarkEnd w:id="91"/>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2" w:name="_Toc427394124"/>
      <w:bookmarkStart w:id="93" w:name="_Toc428526873"/>
      <w:r>
        <w:t xml:space="preserve">Tabelle </w:t>
      </w:r>
      <w:r w:rsidR="00C1794A">
        <w:fldChar w:fldCharType="begin"/>
      </w:r>
      <w:r w:rsidR="00C1794A">
        <w:instrText xml:space="preserve"> SEQ Tabelle \* ARABIC </w:instrText>
      </w:r>
      <w:r w:rsidR="00C1794A">
        <w:fldChar w:fldCharType="separate"/>
      </w:r>
      <w:r w:rsidR="0090159D">
        <w:rPr>
          <w:noProof/>
        </w:rPr>
        <w:t>27</w:t>
      </w:r>
      <w:r w:rsidR="00C1794A">
        <w:rPr>
          <w:noProof/>
        </w:rPr>
        <w:fldChar w:fldCharType="end"/>
      </w:r>
      <w:r>
        <w:t xml:space="preserve"> </w:t>
      </w:r>
      <w:r w:rsidRPr="0068349B">
        <w:t>Nicht funktionale Anforderung NFRQ-00</w:t>
      </w:r>
      <w:bookmarkEnd w:id="92"/>
      <w:bookmarkEnd w:id="93"/>
      <w:r w:rsidR="00005051">
        <w:t>6</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4" w:name="_Toc427394125"/>
      <w:bookmarkStart w:id="95" w:name="_Toc428526874"/>
      <w:r>
        <w:t xml:space="preserve">Tabelle </w:t>
      </w:r>
      <w:r w:rsidR="00C1794A">
        <w:fldChar w:fldCharType="begin"/>
      </w:r>
      <w:r w:rsidR="00C1794A">
        <w:instrText xml:space="preserve"> SEQ Tabelle \* ARABIC </w:instrText>
      </w:r>
      <w:r w:rsidR="00C1794A">
        <w:fldChar w:fldCharType="separate"/>
      </w:r>
      <w:r w:rsidR="0090159D">
        <w:rPr>
          <w:noProof/>
        </w:rPr>
        <w:t>28</w:t>
      </w:r>
      <w:r w:rsidR="00C1794A">
        <w:rPr>
          <w:noProof/>
        </w:rPr>
        <w:fldChar w:fldCharType="end"/>
      </w:r>
      <w:r>
        <w:t xml:space="preserve"> </w:t>
      </w:r>
      <w:r w:rsidRPr="00F54D55">
        <w:t>Nicht funktionale Anforderung NFRQ-00</w:t>
      </w:r>
      <w:bookmarkEnd w:id="94"/>
      <w:bookmarkEnd w:id="95"/>
      <w:r w:rsidR="00005051">
        <w:t>7</w:t>
      </w:r>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6" w:name="_Toc427394126"/>
      <w:bookmarkStart w:id="97" w:name="_Toc428526875"/>
      <w:r>
        <w:t xml:space="preserve">Tabelle </w:t>
      </w:r>
      <w:r w:rsidR="00C1794A">
        <w:fldChar w:fldCharType="begin"/>
      </w:r>
      <w:r w:rsidR="00C1794A">
        <w:instrText xml:space="preserve"> SEQ Tabelle \* ARABIC </w:instrText>
      </w:r>
      <w:r w:rsidR="00C1794A">
        <w:fldChar w:fldCharType="separate"/>
      </w:r>
      <w:r w:rsidR="0090159D">
        <w:rPr>
          <w:noProof/>
        </w:rPr>
        <w:t>29</w:t>
      </w:r>
      <w:r w:rsidR="00C1794A">
        <w:rPr>
          <w:noProof/>
        </w:rPr>
        <w:fldChar w:fldCharType="end"/>
      </w:r>
      <w:r>
        <w:t xml:space="preserve"> </w:t>
      </w:r>
      <w:r w:rsidRPr="00FE7209">
        <w:t>Nicht funktionale Anforderung NFRQ-0</w:t>
      </w:r>
      <w:bookmarkEnd w:id="96"/>
      <w:bookmarkEnd w:id="97"/>
      <w:r w:rsidR="00005051">
        <w:t>08</w:t>
      </w:r>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E75318">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E75318">
            <w:r>
              <w:t>Das Produkt muss mit wenig manuelle</w:t>
            </w:r>
            <w:r w:rsidR="00E75318">
              <w:t>m</w:t>
            </w:r>
            <w:r>
              <w:t xml:space="preserve">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8" w:name="_Toc427394128"/>
      <w:bookmarkStart w:id="99" w:name="_Toc428526876"/>
      <w:r>
        <w:t xml:space="preserve">Tabelle </w:t>
      </w:r>
      <w:r w:rsidR="00C1794A">
        <w:fldChar w:fldCharType="begin"/>
      </w:r>
      <w:r w:rsidR="00C1794A">
        <w:instrText xml:space="preserve"> SEQ Tabelle \* ARABIC </w:instrText>
      </w:r>
      <w:r w:rsidR="00C1794A">
        <w:fldChar w:fldCharType="separate"/>
      </w:r>
      <w:r w:rsidR="0090159D">
        <w:rPr>
          <w:noProof/>
        </w:rPr>
        <w:t>30</w:t>
      </w:r>
      <w:r w:rsidR="00C1794A">
        <w:rPr>
          <w:noProof/>
        </w:rPr>
        <w:fldChar w:fldCharType="end"/>
      </w:r>
      <w:r>
        <w:t xml:space="preserve"> </w:t>
      </w:r>
      <w:r w:rsidRPr="00020F13">
        <w:t>Nicht funktionale Anforderung NFRQ-0</w:t>
      </w:r>
      <w:bookmarkEnd w:id="98"/>
      <w:bookmarkEnd w:id="99"/>
      <w:r w:rsidR="00005051">
        <w:t>09</w:t>
      </w:r>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AD0083" w:rsidP="00DC2C04">
            <w:r>
              <w:t>Spezifische Komponenten müssen im Produkt austauschbar sein.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100" w:name="_Toc427394129"/>
      <w:bookmarkStart w:id="101" w:name="_Toc428526877"/>
      <w:r>
        <w:t xml:space="preserve">Tabelle </w:t>
      </w:r>
      <w:r w:rsidR="00C1794A">
        <w:fldChar w:fldCharType="begin"/>
      </w:r>
      <w:r w:rsidR="00C1794A">
        <w:instrText xml:space="preserve"> SEQ Tabelle \* ARABIC </w:instrText>
      </w:r>
      <w:r w:rsidR="00C1794A">
        <w:fldChar w:fldCharType="separate"/>
      </w:r>
      <w:r w:rsidR="0090159D">
        <w:rPr>
          <w:noProof/>
        </w:rPr>
        <w:t>31</w:t>
      </w:r>
      <w:r w:rsidR="00C1794A">
        <w:rPr>
          <w:noProof/>
        </w:rPr>
        <w:fldChar w:fldCharType="end"/>
      </w:r>
      <w:r>
        <w:t xml:space="preserve"> </w:t>
      </w:r>
      <w:r w:rsidRPr="00062F66">
        <w:t>Nicht funktionale Anforderung NFRQ-0</w:t>
      </w:r>
      <w:bookmarkEnd w:id="100"/>
      <w:bookmarkEnd w:id="101"/>
      <w:r w:rsidR="00DA7EB3">
        <w:t>10</w:t>
      </w:r>
    </w:p>
    <w:p w:rsidR="001B51A8" w:rsidRPr="00774B0A" w:rsidRDefault="001B51A8">
      <w:r w:rsidRPr="00774B0A">
        <w:br w:type="page"/>
      </w:r>
    </w:p>
    <w:p w:rsidR="00C64595" w:rsidRPr="00774B0A" w:rsidRDefault="001B51A8" w:rsidP="001B51A8">
      <w:pPr>
        <w:pStyle w:val="berschrift1"/>
        <w:numPr>
          <w:ilvl w:val="0"/>
          <w:numId w:val="17"/>
        </w:numPr>
      </w:pPr>
      <w:bookmarkStart w:id="102" w:name="_Toc428543226"/>
      <w:r w:rsidRPr="00774B0A">
        <w:lastRenderedPageBreak/>
        <w:t>Konzept</w:t>
      </w:r>
      <w:bookmarkEnd w:id="102"/>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rsidR="001B51A8" w:rsidRPr="00774B0A" w:rsidRDefault="001B51A8" w:rsidP="001B51A8">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3" w:name="_Toc428543227"/>
      <w:r w:rsidRPr="00774B0A">
        <w:t>Architektur</w:t>
      </w:r>
      <w:bookmarkEnd w:id="103"/>
    </w:p>
    <w:p w:rsidR="00280A42" w:rsidRPr="00774B0A" w:rsidRDefault="00280A42" w:rsidP="00280A42"/>
    <w:p w:rsidR="00280A42" w:rsidRPr="00774B0A" w:rsidRDefault="00280A42" w:rsidP="00280A42">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4" w:name="_Toc427394130"/>
      <w:bookmarkStart w:id="105" w:name="_Toc428005844"/>
      <w:r w:rsidRPr="00774B0A">
        <w:t xml:space="preserve">Abbildung </w:t>
      </w:r>
      <w:r w:rsidR="00C1794A">
        <w:fldChar w:fldCharType="begin"/>
      </w:r>
      <w:r w:rsidR="00C1794A">
        <w:instrText xml:space="preserve"> SEQ Abbildung \* ARABIC </w:instrText>
      </w:r>
      <w:r w:rsidR="00C1794A">
        <w:fldChar w:fldCharType="separate"/>
      </w:r>
      <w:r w:rsidR="0090159D">
        <w:rPr>
          <w:noProof/>
        </w:rPr>
        <w:t>7</w:t>
      </w:r>
      <w:r w:rsidR="00C1794A">
        <w:rPr>
          <w:noProof/>
        </w:rPr>
        <w:fldChar w:fldCharType="end"/>
      </w:r>
      <w:r w:rsidRPr="00774B0A">
        <w:t xml:space="preserve"> Architektur</w:t>
      </w:r>
      <w:bookmarkEnd w:id="104"/>
      <w:bookmarkEnd w:id="105"/>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6" w:name="_Toc428543228"/>
      <w:r w:rsidRPr="00774B0A">
        <w:lastRenderedPageBreak/>
        <w:t>Beschreibung</w:t>
      </w:r>
      <w:bookmarkEnd w:id="106"/>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rsidR="001F7962" w:rsidRDefault="001F7962" w:rsidP="00280A42"/>
    <w:p w:rsidR="00CF4B0B" w:rsidRDefault="00CF4B0B" w:rsidP="008B59CD">
      <w:pPr>
        <w:pStyle w:val="berschrift3"/>
        <w:numPr>
          <w:ilvl w:val="2"/>
          <w:numId w:val="17"/>
        </w:numPr>
        <w:ind w:left="567" w:hanging="567"/>
      </w:pPr>
      <w:bookmarkStart w:id="107" w:name="_Toc428543229"/>
      <w:r>
        <w:t>Begründung</w:t>
      </w:r>
      <w:bookmarkEnd w:id="107"/>
    </w:p>
    <w:p w:rsidR="001F7962" w:rsidRPr="001F7962" w:rsidRDefault="001F7962" w:rsidP="001F7962"/>
    <w:p w:rsidR="00CF4B0B" w:rsidRPr="00CF4B0B" w:rsidRDefault="00CF4B0B" w:rsidP="00CF4B0B">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8" w:name="_Toc428543230"/>
      <w:r w:rsidRPr="00774B0A">
        <w:lastRenderedPageBreak/>
        <w:t>Sender</w:t>
      </w:r>
      <w:bookmarkEnd w:id="108"/>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109" w:name="_Toc428543231"/>
      <w:r w:rsidRPr="00774B0A">
        <w:t>Logger</w:t>
      </w:r>
      <w:bookmarkEnd w:id="109"/>
    </w:p>
    <w:p w:rsidR="00D179C2" w:rsidRPr="00774B0A" w:rsidRDefault="00D179C2" w:rsidP="00D179C2"/>
    <w:p w:rsidR="00D179C2" w:rsidRPr="00774B0A" w:rsidRDefault="00D179C2" w:rsidP="00D179C2">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10" w:name="_Toc427394131"/>
      <w:bookmarkStart w:id="111" w:name="_Toc428005845"/>
      <w:r w:rsidRPr="00774B0A">
        <w:t xml:space="preserve">Abbildung </w:t>
      </w:r>
      <w:r w:rsidR="00C1794A">
        <w:fldChar w:fldCharType="begin"/>
      </w:r>
      <w:r w:rsidR="00C1794A">
        <w:instrText xml:space="preserve"> SEQ Abbildung \* ARABIC </w:instrText>
      </w:r>
      <w:r w:rsidR="00C1794A">
        <w:fldChar w:fldCharType="separate"/>
      </w:r>
      <w:r w:rsidR="0090159D">
        <w:rPr>
          <w:noProof/>
        </w:rPr>
        <w:t>8</w:t>
      </w:r>
      <w:r w:rsidR="00C1794A">
        <w:rPr>
          <w:noProof/>
        </w:rPr>
        <w:fldChar w:fldCharType="end"/>
      </w:r>
      <w:r w:rsidRPr="00774B0A">
        <w:t xml:space="preserve"> Logger</w:t>
      </w:r>
      <w:bookmarkEnd w:id="110"/>
      <w:bookmarkEnd w:id="111"/>
    </w:p>
    <w:p w:rsidR="00B867FA" w:rsidRPr="00774B0A" w:rsidRDefault="00B867FA" w:rsidP="00280A42"/>
    <w:p w:rsidR="00B867FA" w:rsidRPr="00774B0A" w:rsidRDefault="00B867FA" w:rsidP="00280A42">
      <w:r w:rsidRPr="00774B0A">
        <w:t>Sobald ein Bild verschickt wird, wird der Logger das feststellen und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r w:rsidR="00EB26A5">
              <w:t>?</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r w:rsidR="00EB26A5">
              <w:t>?</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r w:rsidR="00EB26A5">
              <w:t>?</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r w:rsidR="00EB26A5">
              <w:t>?</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r w:rsidR="00EB26A5">
              <w:t>?</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2" w:name="_Toc427394132"/>
      <w:bookmarkStart w:id="113" w:name="_Toc428526878"/>
      <w:r w:rsidRPr="00774B0A">
        <w:t xml:space="preserve">Tabelle </w:t>
      </w:r>
      <w:r w:rsidR="00C1794A">
        <w:fldChar w:fldCharType="begin"/>
      </w:r>
      <w:r w:rsidR="00C1794A">
        <w:instrText xml:space="preserve"> SEQ Tabelle \* ARABIC </w:instrText>
      </w:r>
      <w:r w:rsidR="00C1794A">
        <w:fldChar w:fldCharType="separate"/>
      </w:r>
      <w:r w:rsidR="0090159D">
        <w:rPr>
          <w:noProof/>
        </w:rPr>
        <w:t>32</w:t>
      </w:r>
      <w:r w:rsidR="00C1794A">
        <w:rPr>
          <w:noProof/>
        </w:rPr>
        <w:fldChar w:fldCharType="end"/>
      </w:r>
      <w:r w:rsidRPr="00774B0A">
        <w:t xml:space="preserve"> Logger Kriterien</w:t>
      </w:r>
      <w:bookmarkEnd w:id="112"/>
      <w:bookmarkEnd w:id="113"/>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7E1F8C" w:rsidP="00C6492C">
            <w:r>
              <w:t>HTTP-</w:t>
            </w:r>
            <w:r w:rsidR="002D1D8D" w:rsidRPr="00774B0A">
              <w:t>Module</w:t>
            </w:r>
          </w:p>
        </w:tc>
        <w:tc>
          <w:tcPr>
            <w:tcW w:w="6237" w:type="dxa"/>
          </w:tcPr>
          <w:p w:rsidR="002D1D8D" w:rsidRPr="00774B0A" w:rsidRDefault="00D10F36" w:rsidP="00C6492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C6492C" w:rsidP="00C6492C">
            <w:r>
              <w:t>HTTP-</w:t>
            </w:r>
            <w:r w:rsidR="002D1D8D" w:rsidRPr="00774B0A">
              <w:t>Handler</w:t>
            </w:r>
          </w:p>
        </w:tc>
        <w:tc>
          <w:tcPr>
            <w:tcW w:w="6237" w:type="dxa"/>
          </w:tcPr>
          <w:p w:rsidR="002D1D8D" w:rsidRPr="00774B0A" w:rsidRDefault="002D1D8D" w:rsidP="00C6492C">
            <w:pPr>
              <w:keepNext/>
            </w:pPr>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rsidR="00877D54" w:rsidRDefault="00BE47E0" w:rsidP="00BE47E0">
      <w:pPr>
        <w:pStyle w:val="Beschriftung"/>
      </w:pPr>
      <w:bookmarkStart w:id="114" w:name="_Toc427394133"/>
      <w:bookmarkStart w:id="115" w:name="_Toc428526879"/>
      <w:r w:rsidRPr="00774B0A">
        <w:t xml:space="preserve">Tabelle </w:t>
      </w:r>
      <w:r w:rsidR="00C1794A">
        <w:fldChar w:fldCharType="begin"/>
      </w:r>
      <w:r w:rsidR="00C1794A">
        <w:instrText xml:space="preserve"> SEQ Tabelle \* ARABIC </w:instrText>
      </w:r>
      <w:r w:rsidR="00C1794A">
        <w:fldChar w:fldCharType="separate"/>
      </w:r>
      <w:r w:rsidR="0090159D">
        <w:rPr>
          <w:noProof/>
        </w:rPr>
        <w:t>33</w:t>
      </w:r>
      <w:r w:rsidR="00C1794A">
        <w:rPr>
          <w:noProof/>
        </w:rPr>
        <w:fldChar w:fldCharType="end"/>
      </w:r>
      <w:r w:rsidRPr="00774B0A">
        <w:t xml:space="preserve"> Logger Typen</w:t>
      </w:r>
      <w:bookmarkEnd w:id="114"/>
      <w:bookmarkEnd w:id="115"/>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rsidR="001277B4" w:rsidRPr="00774B0A" w:rsidRDefault="001277B4" w:rsidP="001277B4">
      <w:r w:rsidRPr="00774B0A">
        <w:t>Das Ergebnis, der erreichten Punkte pro Kriterium</w:t>
      </w:r>
      <w:r w:rsidR="00EB26A5">
        <w:t>,</w:t>
      </w:r>
      <w:r w:rsidRPr="00774B0A">
        <w:t xml:space="preserve">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6" w:name="_Toc427394134"/>
      <w:bookmarkStart w:id="117" w:name="_Toc428526880"/>
      <w:r w:rsidRPr="00774B0A">
        <w:t xml:space="preserve">Tabelle </w:t>
      </w:r>
      <w:r w:rsidR="00C1794A">
        <w:fldChar w:fldCharType="begin"/>
      </w:r>
      <w:r w:rsidR="00C1794A">
        <w:instrText xml:space="preserve"> SEQ Tabelle \* ARABIC </w:instrText>
      </w:r>
      <w:r w:rsidR="00C1794A">
        <w:fldChar w:fldCharType="separate"/>
      </w:r>
      <w:r w:rsidR="0090159D">
        <w:rPr>
          <w:noProof/>
        </w:rPr>
        <w:t>34</w:t>
      </w:r>
      <w:r w:rsidR="00C1794A">
        <w:rPr>
          <w:noProof/>
        </w:rPr>
        <w:fldChar w:fldCharType="end"/>
      </w:r>
      <w:r w:rsidRPr="00774B0A">
        <w:t xml:space="preserve"> Logger Bewertungstabelle</w:t>
      </w:r>
      <w:bookmarkEnd w:id="116"/>
      <w:bookmarkEnd w:id="117"/>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872CFD" w:rsidP="001277B4">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rsidR="00B867FA" w:rsidRPr="00774B0A" w:rsidRDefault="00B867FA" w:rsidP="00280A42"/>
    <w:p w:rsidR="00B867FA" w:rsidRPr="00774B0A" w:rsidRDefault="00BE47E0" w:rsidP="0053030A">
      <w:pPr>
        <w:pStyle w:val="berschrift3"/>
        <w:numPr>
          <w:ilvl w:val="2"/>
          <w:numId w:val="17"/>
        </w:numPr>
        <w:ind w:left="567" w:hanging="567"/>
      </w:pPr>
      <w:bookmarkStart w:id="118" w:name="_Toc428543232"/>
      <w:r w:rsidRPr="00774B0A">
        <w:t>Listener</w:t>
      </w:r>
      <w:bookmarkEnd w:id="118"/>
    </w:p>
    <w:p w:rsidR="00BE47E0" w:rsidRPr="00774B0A" w:rsidRDefault="00BE47E0" w:rsidP="00BE47E0"/>
    <w:p w:rsidR="00BE47E0" w:rsidRPr="00774B0A" w:rsidRDefault="00BE47E0" w:rsidP="00BE47E0">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9" w:name="_Toc427394135"/>
      <w:bookmarkStart w:id="120" w:name="_Toc428005846"/>
      <w:r w:rsidRPr="00774B0A">
        <w:t xml:space="preserve">Abbildung </w:t>
      </w:r>
      <w:r w:rsidR="00C1794A">
        <w:fldChar w:fldCharType="begin"/>
      </w:r>
      <w:r w:rsidR="00C1794A">
        <w:instrText xml:space="preserve"> SEQ Abbildung \* ARABIC </w:instrText>
      </w:r>
      <w:r w:rsidR="00C1794A">
        <w:fldChar w:fldCharType="separate"/>
      </w:r>
      <w:r w:rsidR="0090159D">
        <w:rPr>
          <w:noProof/>
        </w:rPr>
        <w:t>9</w:t>
      </w:r>
      <w:r w:rsidR="00C1794A">
        <w:rPr>
          <w:noProof/>
        </w:rPr>
        <w:fldChar w:fldCharType="end"/>
      </w:r>
      <w:r w:rsidRPr="00774B0A">
        <w:t xml:space="preserve"> Listener</w:t>
      </w:r>
      <w:bookmarkEnd w:id="119"/>
      <w:bookmarkEnd w:id="120"/>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Listener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21" w:name="_Toc428543233"/>
      <w:r w:rsidRPr="00774B0A">
        <w:t>Transfer Handler</w:t>
      </w:r>
      <w:bookmarkEnd w:id="121"/>
    </w:p>
    <w:p w:rsidR="00D11EFB" w:rsidRPr="00774B0A" w:rsidRDefault="00D11EFB" w:rsidP="00D11EFB"/>
    <w:p w:rsidR="00D11EFB" w:rsidRPr="00774B0A" w:rsidRDefault="00D11EFB" w:rsidP="00D11EFB">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2" w:name="_Toc427394136"/>
      <w:bookmarkStart w:id="123" w:name="_Toc428005847"/>
      <w:r w:rsidRPr="00774B0A">
        <w:t xml:space="preserve">Abbildung </w:t>
      </w:r>
      <w:r w:rsidR="00C1794A">
        <w:fldChar w:fldCharType="begin"/>
      </w:r>
      <w:r w:rsidR="00C1794A">
        <w:instrText xml:space="preserve"> SEQ Abbildung \* ARABIC </w:instrText>
      </w:r>
      <w:r w:rsidR="00C1794A">
        <w:fldChar w:fldCharType="separate"/>
      </w:r>
      <w:r w:rsidR="0090159D">
        <w:rPr>
          <w:noProof/>
        </w:rPr>
        <w:t>10</w:t>
      </w:r>
      <w:r w:rsidR="00C1794A">
        <w:rPr>
          <w:noProof/>
        </w:rPr>
        <w:fldChar w:fldCharType="end"/>
      </w:r>
      <w:r w:rsidRPr="00774B0A">
        <w:t xml:space="preserve"> Sender Transfer Handler</w:t>
      </w:r>
      <w:bookmarkEnd w:id="122"/>
      <w:bookmarkEnd w:id="123"/>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p w:rsidR="00522A88" w:rsidRPr="00774B0A" w:rsidRDefault="00522A88" w:rsidP="0053030A">
      <w:pPr>
        <w:pStyle w:val="berschrift2"/>
        <w:numPr>
          <w:ilvl w:val="1"/>
          <w:numId w:val="17"/>
        </w:numPr>
        <w:ind w:left="426"/>
      </w:pPr>
      <w:bookmarkStart w:id="124" w:name="_Toc428543234"/>
      <w:r w:rsidRPr="00774B0A">
        <w:t>Empfänger und Translator</w:t>
      </w:r>
      <w:bookmarkEnd w:id="124"/>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5" w:name="_Toc428543235"/>
      <w:r w:rsidRPr="00774B0A">
        <w:t>Service / Translato</w:t>
      </w:r>
      <w:r w:rsidR="00C10B48" w:rsidRPr="00774B0A">
        <w:t>r</w:t>
      </w:r>
      <w:bookmarkEnd w:id="125"/>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lastRenderedPageBreak/>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6" w:name="_Toc427394137"/>
      <w:bookmarkStart w:id="127" w:name="_Toc428005848"/>
      <w:r w:rsidRPr="00774B0A">
        <w:t xml:space="preserve">Abbildung </w:t>
      </w:r>
      <w:r w:rsidR="00C1794A">
        <w:fldChar w:fldCharType="begin"/>
      </w:r>
      <w:r w:rsidR="00C1794A">
        <w:instrText xml:space="preserve"> SEQ Abbildung \* ARABIC </w:instrText>
      </w:r>
      <w:r w:rsidR="00C1794A">
        <w:fldChar w:fldCharType="separate"/>
      </w:r>
      <w:r w:rsidR="0090159D">
        <w:rPr>
          <w:noProof/>
        </w:rPr>
        <w:t>11</w:t>
      </w:r>
      <w:r w:rsidR="00C1794A">
        <w:rPr>
          <w:noProof/>
        </w:rPr>
        <w:fldChar w:fldCharType="end"/>
      </w:r>
      <w:r w:rsidRPr="00774B0A">
        <w:t xml:space="preserve"> Service / Translator</w:t>
      </w:r>
      <w:bookmarkEnd w:id="126"/>
      <w:bookmarkEnd w:id="127"/>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8" w:name="_Toc428543236"/>
      <w:r w:rsidRPr="00774B0A">
        <w:t>Service</w:t>
      </w:r>
      <w:bookmarkEnd w:id="128"/>
    </w:p>
    <w:p w:rsidR="00C76635" w:rsidRPr="00774B0A" w:rsidRDefault="00C76635" w:rsidP="00C76635"/>
    <w:p w:rsidR="00C76635" w:rsidRPr="00774B0A" w:rsidRDefault="00C76635" w:rsidP="00C76635">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r w:rsidR="00EB26A5">
              <w:t>?</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r w:rsidR="00EB26A5">
              <w:t>?</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r w:rsidR="00EB26A5">
              <w:t>?</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lastRenderedPageBreak/>
              <w:t>Wartbarkeit</w:t>
            </w:r>
          </w:p>
        </w:tc>
        <w:tc>
          <w:tcPr>
            <w:tcW w:w="4253" w:type="dxa"/>
          </w:tcPr>
          <w:p w:rsidR="00165F2A" w:rsidRPr="00774B0A" w:rsidRDefault="00165F2A" w:rsidP="00165F2A">
            <w:r w:rsidRPr="00774B0A">
              <w:t>Wie aufwändig ist die Wartbarkeit der Funktion</w:t>
            </w:r>
            <w:r w:rsidR="00EB26A5">
              <w:t>?</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r w:rsidR="00EB26A5">
              <w: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9" w:name="_Toc427394138"/>
      <w:bookmarkStart w:id="130" w:name="_Toc428526881"/>
      <w:r w:rsidRPr="00774B0A">
        <w:t xml:space="preserve">Tabelle </w:t>
      </w:r>
      <w:r w:rsidR="00C1794A">
        <w:fldChar w:fldCharType="begin"/>
      </w:r>
      <w:r w:rsidR="00C1794A">
        <w:instrText xml:space="preserve"> SEQ Tabelle \* ARABIC </w:instrText>
      </w:r>
      <w:r w:rsidR="00C1794A">
        <w:fldChar w:fldCharType="separate"/>
      </w:r>
      <w:r w:rsidR="0090159D">
        <w:rPr>
          <w:noProof/>
        </w:rPr>
        <w:t>35</w:t>
      </w:r>
      <w:r w:rsidR="00C1794A">
        <w:rPr>
          <w:noProof/>
        </w:rPr>
        <w:fldChar w:fldCharType="end"/>
      </w:r>
      <w:r w:rsidRPr="00774B0A">
        <w:t xml:space="preserve"> </w:t>
      </w:r>
      <w:r w:rsidR="0065241E" w:rsidRPr="00774B0A">
        <w:t>Service</w:t>
      </w:r>
      <w:r w:rsidRPr="00774B0A">
        <w:t xml:space="preserve"> Kriterien</w:t>
      </w:r>
      <w:bookmarkEnd w:id="129"/>
      <w:bookmarkEnd w:id="130"/>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0B5D43">
              <w:t>-</w:t>
            </w:r>
            <w:r w:rsidRPr="00774B0A">
              <w:t>Transport</w:t>
            </w:r>
          </w:p>
        </w:tc>
        <w:tc>
          <w:tcPr>
            <w:tcW w:w="6237" w:type="dxa"/>
          </w:tcPr>
          <w:p w:rsidR="00165F2A" w:rsidRPr="00774B0A" w:rsidRDefault="003A019C" w:rsidP="000B5D43">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0B5D43">
              <w:t>-</w:t>
            </w:r>
            <w:r w:rsidRPr="00774B0A">
              <w:t>Transport</w:t>
            </w:r>
          </w:p>
        </w:tc>
        <w:tc>
          <w:tcPr>
            <w:tcW w:w="6237" w:type="dxa"/>
          </w:tcPr>
          <w:p w:rsidR="00165F2A" w:rsidRPr="00774B0A" w:rsidRDefault="003A019C" w:rsidP="00AD0083">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165F2A">
      <w:pPr>
        <w:pStyle w:val="Beschriftung"/>
      </w:pPr>
      <w:bookmarkStart w:id="131" w:name="_Toc427394139"/>
      <w:bookmarkStart w:id="132" w:name="_Toc428526882"/>
      <w:r w:rsidRPr="00774B0A">
        <w:t xml:space="preserve">Tabelle </w:t>
      </w:r>
      <w:r w:rsidR="00C1794A">
        <w:fldChar w:fldCharType="begin"/>
      </w:r>
      <w:r w:rsidR="00C1794A">
        <w:instrText xml:space="preserve"> SEQ Tabelle \* ARABIC </w:instrText>
      </w:r>
      <w:r w:rsidR="00C1794A">
        <w:fldChar w:fldCharType="separate"/>
      </w:r>
      <w:r w:rsidR="0090159D">
        <w:rPr>
          <w:noProof/>
        </w:rPr>
        <w:t>36</w:t>
      </w:r>
      <w:r w:rsidR="00C1794A">
        <w:rPr>
          <w:noProof/>
        </w:rPr>
        <w:fldChar w:fldCharType="end"/>
      </w:r>
      <w:r w:rsidRPr="00774B0A">
        <w:t xml:space="preserve"> </w:t>
      </w:r>
      <w:r w:rsidR="0065241E" w:rsidRPr="00774B0A">
        <w:t xml:space="preserve">Service </w:t>
      </w:r>
      <w:r w:rsidRPr="00774B0A">
        <w:t>Typen</w:t>
      </w:r>
      <w:bookmarkEnd w:id="131"/>
      <w:bookmarkEnd w:id="132"/>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3" w:name="_Toc427394140"/>
      <w:bookmarkStart w:id="134" w:name="_Toc428526883"/>
      <w:r w:rsidRPr="00774B0A">
        <w:t xml:space="preserve">Tabelle </w:t>
      </w:r>
      <w:r w:rsidR="00C1794A">
        <w:fldChar w:fldCharType="begin"/>
      </w:r>
      <w:r w:rsidR="00C1794A">
        <w:instrText xml:space="preserve"> SEQ Tabelle \* ARABIC </w:instrText>
      </w:r>
      <w:r w:rsidR="00C1794A">
        <w:fldChar w:fldCharType="separate"/>
      </w:r>
      <w:r w:rsidR="0090159D">
        <w:rPr>
          <w:noProof/>
        </w:rPr>
        <w:t>37</w:t>
      </w:r>
      <w:r w:rsidR="00C1794A">
        <w:rPr>
          <w:noProof/>
        </w:rPr>
        <w:fldChar w:fldCharType="end"/>
      </w:r>
      <w:r w:rsidRPr="00774B0A">
        <w:t xml:space="preserve"> </w:t>
      </w:r>
      <w:r w:rsidR="0065241E" w:rsidRPr="00774B0A">
        <w:t xml:space="preserve">Service </w:t>
      </w:r>
      <w:r w:rsidRPr="00774B0A">
        <w:t>Bewertungstabelle</w:t>
      </w:r>
      <w:bookmarkEnd w:id="133"/>
      <w:bookmarkEnd w:id="134"/>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EB26A5" w:rsidP="00EB26A5">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rsidR="00522A88" w:rsidRPr="00774B0A" w:rsidRDefault="00522A88" w:rsidP="0027026A">
      <w:pPr>
        <w:pStyle w:val="berschrift3"/>
        <w:numPr>
          <w:ilvl w:val="2"/>
          <w:numId w:val="17"/>
        </w:numPr>
        <w:ind w:left="567" w:hanging="567"/>
      </w:pPr>
      <w:bookmarkStart w:id="135" w:name="_Toc428543237"/>
      <w:r w:rsidRPr="00774B0A">
        <w:t>Translator</w:t>
      </w:r>
      <w:bookmarkEnd w:id="135"/>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r w:rsidR="00EB26A5">
              <w:t>?</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r w:rsidR="00EB26A5">
              <w: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6" w:name="_Toc427394141"/>
      <w:bookmarkStart w:id="137" w:name="_Toc428526884"/>
      <w:r w:rsidRPr="00774B0A">
        <w:lastRenderedPageBreak/>
        <w:t xml:space="preserve">Tabelle </w:t>
      </w:r>
      <w:r w:rsidR="00C1794A">
        <w:fldChar w:fldCharType="begin"/>
      </w:r>
      <w:r w:rsidR="00C1794A">
        <w:instrText xml:space="preserve"> SEQ Tabelle \* ARABIC </w:instrText>
      </w:r>
      <w:r w:rsidR="00C1794A">
        <w:fldChar w:fldCharType="separate"/>
      </w:r>
      <w:r w:rsidR="0090159D">
        <w:rPr>
          <w:noProof/>
        </w:rPr>
        <w:t>38</w:t>
      </w:r>
      <w:r w:rsidR="00C1794A">
        <w:rPr>
          <w:noProof/>
        </w:rPr>
        <w:fldChar w:fldCharType="end"/>
      </w:r>
      <w:r w:rsidRPr="00774B0A">
        <w:t xml:space="preserve"> </w:t>
      </w:r>
      <w:r w:rsidR="0065241E" w:rsidRPr="00774B0A">
        <w:t>Translator</w:t>
      </w:r>
      <w:r w:rsidRPr="00774B0A">
        <w:t xml:space="preserve"> Kriterien</w:t>
      </w:r>
      <w:bookmarkEnd w:id="136"/>
      <w:bookmarkEnd w:id="137"/>
    </w:p>
    <w:p w:rsidR="00D401EB" w:rsidRDefault="00D401EB" w:rsidP="008D373C">
      <w:pPr>
        <w:pStyle w:val="berschrift4"/>
        <w:numPr>
          <w:ilvl w:val="3"/>
          <w:numId w:val="17"/>
        </w:numPr>
        <w:ind w:left="709" w:hanging="709"/>
      </w:pPr>
      <w:r w:rsidRPr="00774B0A">
        <w:t>Typen</w:t>
      </w:r>
    </w:p>
    <w:p w:rsidR="00AC7005" w:rsidRPr="00AC7005" w:rsidRDefault="00AC7005" w:rsidP="00AC7005"/>
    <w:p w:rsidR="00D401EB" w:rsidRPr="00774B0A" w:rsidRDefault="00D401EB" w:rsidP="00D401EB">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EB26A5">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EB26A5">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rsidR="00D401EB" w:rsidRDefault="00D401EB" w:rsidP="00D401EB">
      <w:pPr>
        <w:pStyle w:val="Beschriftung"/>
      </w:pPr>
      <w:bookmarkStart w:id="138" w:name="_Toc427394142"/>
      <w:bookmarkStart w:id="139" w:name="_Toc428526885"/>
      <w:r w:rsidRPr="00774B0A">
        <w:t xml:space="preserve">Tabelle </w:t>
      </w:r>
      <w:r w:rsidR="00C1794A">
        <w:fldChar w:fldCharType="begin"/>
      </w:r>
      <w:r w:rsidR="00C1794A">
        <w:instrText xml:space="preserve"> SEQ Tabelle \* ARABIC </w:instrText>
      </w:r>
      <w:r w:rsidR="00C1794A">
        <w:fldChar w:fldCharType="separate"/>
      </w:r>
      <w:r w:rsidR="0090159D">
        <w:rPr>
          <w:noProof/>
        </w:rPr>
        <w:t>39</w:t>
      </w:r>
      <w:r w:rsidR="00C1794A">
        <w:rPr>
          <w:noProof/>
        </w:rPr>
        <w:fldChar w:fldCharType="end"/>
      </w:r>
      <w:r w:rsidRPr="00774B0A">
        <w:t xml:space="preserve"> </w:t>
      </w:r>
      <w:r w:rsidR="0065241E" w:rsidRPr="00774B0A">
        <w:t xml:space="preserve">Translator </w:t>
      </w:r>
      <w:r w:rsidRPr="00774B0A">
        <w:t>Typen</w:t>
      </w:r>
      <w:bookmarkEnd w:id="138"/>
      <w:bookmarkEnd w:id="139"/>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40" w:name="_Toc427394143"/>
      <w:bookmarkStart w:id="141" w:name="_Toc428526886"/>
      <w:r w:rsidRPr="00774B0A">
        <w:t xml:space="preserve">Tabelle </w:t>
      </w:r>
      <w:r w:rsidR="00C1794A">
        <w:fldChar w:fldCharType="begin"/>
      </w:r>
      <w:r w:rsidR="00C1794A">
        <w:instrText xml:space="preserve"> SEQ Tabelle \* ARABIC </w:instrText>
      </w:r>
      <w:r w:rsidR="00C1794A">
        <w:fldChar w:fldCharType="separate"/>
      </w:r>
      <w:r w:rsidR="0090159D">
        <w:rPr>
          <w:noProof/>
        </w:rPr>
        <w:t>40</w:t>
      </w:r>
      <w:r w:rsidR="00C1794A">
        <w:rPr>
          <w:noProof/>
        </w:rPr>
        <w:fldChar w:fldCharType="end"/>
      </w:r>
      <w:r w:rsidRPr="00774B0A">
        <w:t xml:space="preserve"> </w:t>
      </w:r>
      <w:r w:rsidR="0065241E" w:rsidRPr="00774B0A">
        <w:t xml:space="preserve">Translator </w:t>
      </w:r>
      <w:r w:rsidRPr="00774B0A">
        <w:t>Bewertungstabelle</w:t>
      </w:r>
      <w:bookmarkEnd w:id="140"/>
      <w:bookmarkEnd w:id="141"/>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EB26A5" w:rsidP="00D401EB">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lastRenderedPageBreak/>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rsidR="00830317" w:rsidRPr="00774B0A" w:rsidRDefault="00830317" w:rsidP="00830317">
      <w:pPr>
        <w:pStyle w:val="berschrift1"/>
        <w:numPr>
          <w:ilvl w:val="0"/>
          <w:numId w:val="17"/>
        </w:numPr>
      </w:pPr>
      <w:bookmarkStart w:id="142" w:name="_Toc428543238"/>
      <w:r w:rsidRPr="00774B0A">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bookmarkEnd w:id="142"/>
    </w:p>
    <w:p w:rsidR="00830317" w:rsidRPr="00774B0A" w:rsidRDefault="00830317" w:rsidP="00830317"/>
    <w:p w:rsidR="00201F3D" w:rsidRPr="00774B0A" w:rsidRDefault="00201F3D" w:rsidP="00830317">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b</w:t>
      </w:r>
      <w:r w:rsidR="002151D3">
        <w:t xml:space="preserve">enutzten </w:t>
      </w:r>
      <w:r w:rsidR="00533C61" w:rsidRPr="00774B0A">
        <w:t>Infrastruktur</w:t>
      </w:r>
      <w:r w:rsidR="00F96055">
        <w:t>en</w:t>
      </w:r>
      <w:r w:rsidR="00533C61" w:rsidRPr="00774B0A">
        <w:t xml:space="preserve">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3" w:name="_Toc428543239"/>
      <w:r w:rsidRPr="00774B0A">
        <w:t>Eingesetzte Technologien</w:t>
      </w:r>
      <w:bookmarkEnd w:id="143"/>
    </w:p>
    <w:p w:rsidR="00533C61" w:rsidRPr="00774B0A" w:rsidRDefault="00533C61" w:rsidP="00533C61"/>
    <w:p w:rsidR="00533C61" w:rsidRPr="00774B0A" w:rsidRDefault="00533C61" w:rsidP="008D373C">
      <w:pPr>
        <w:pStyle w:val="berschrift3"/>
        <w:numPr>
          <w:ilvl w:val="2"/>
          <w:numId w:val="17"/>
        </w:numPr>
        <w:ind w:left="567" w:hanging="567"/>
      </w:pPr>
      <w:bookmarkStart w:id="144" w:name="_Toc428543240"/>
      <w:r w:rsidRPr="00774B0A">
        <w:t>Programmiersprachen</w:t>
      </w:r>
      <w:bookmarkEnd w:id="144"/>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5" w:name="_Toc428543241"/>
      <w:r w:rsidRPr="00774B0A">
        <w:t>Entwicklerumgebung</w:t>
      </w:r>
      <w:bookmarkEnd w:id="145"/>
    </w:p>
    <w:p w:rsidR="00BA601F" w:rsidRPr="00774B0A" w:rsidRDefault="00BA601F" w:rsidP="00BA601F"/>
    <w:p w:rsidR="00BA601F" w:rsidRPr="00774B0A" w:rsidRDefault="00BA601F" w:rsidP="00BA601F">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rsidR="00BA601F" w:rsidRPr="00774B0A" w:rsidRDefault="00BA601F" w:rsidP="008D373C">
      <w:pPr>
        <w:pStyle w:val="berschrift3"/>
        <w:numPr>
          <w:ilvl w:val="2"/>
          <w:numId w:val="17"/>
        </w:numPr>
        <w:ind w:left="567" w:hanging="567"/>
      </w:pPr>
      <w:bookmarkStart w:id="146" w:name="_Toc428543242"/>
      <w:r w:rsidRPr="00774B0A">
        <w:t>Versionierung</w:t>
      </w:r>
      <w:bookmarkEnd w:id="146"/>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43243"/>
      <w:r w:rsidRPr="00774B0A">
        <w:t>Infrastruktur</w:t>
      </w:r>
      <w:bookmarkEnd w:id="147"/>
    </w:p>
    <w:p w:rsidR="00BA601F" w:rsidRPr="00774B0A" w:rsidRDefault="00BA601F" w:rsidP="00BA601F"/>
    <w:p w:rsidR="00BA601F" w:rsidRPr="00774B0A" w:rsidRDefault="00BA601F" w:rsidP="00BA601F">
      <w:r w:rsidRPr="00774B0A">
        <w:t>Zur Überprüfung</w:t>
      </w:r>
      <w:r w:rsidR="00F96055">
        <w:t>,</w:t>
      </w:r>
      <w:r w:rsidRPr="00774B0A">
        <w:t xml:space="preserve">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8" w:name="_Toc428543244"/>
      <w:r w:rsidRPr="00774B0A">
        <w:t>Protokolle</w:t>
      </w:r>
      <w:bookmarkEnd w:id="148"/>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w:t>
      </w:r>
      <w:r w:rsidR="00F96055">
        <w:t>-</w:t>
      </w:r>
      <w:r w:rsidRPr="00774B0A">
        <w:t>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9" w:name="_Toc428543245"/>
      <w:r w:rsidRPr="00774B0A">
        <w:t>Sender</w:t>
      </w:r>
      <w:bookmarkEnd w:id="149"/>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50" w:name="_Toc428543246"/>
      <w:r w:rsidRPr="00774B0A">
        <w:t>Logger</w:t>
      </w:r>
      <w:bookmarkEnd w:id="150"/>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2151D3" w:rsidRDefault="00367427" w:rsidP="000F4649">
      <w:proofErr w:type="spellStart"/>
      <w:r w:rsidRPr="002151D3">
        <w:rPr>
          <w:rFonts w:ascii="Consolas" w:hAnsi="Consolas" w:cs="Consolas"/>
          <w:color w:val="0000FF"/>
          <w:sz w:val="19"/>
          <w:szCs w:val="19"/>
          <w:highlight w:val="white"/>
        </w:rPr>
        <w:t>public</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Init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w:t>
      </w:r>
      <w:r w:rsidRPr="002151D3">
        <w:rPr>
          <w:rFonts w:ascii="Consolas" w:hAnsi="Consolas" w:cs="Consolas"/>
          <w:color w:val="000000"/>
          <w:sz w:val="19"/>
          <w:szCs w:val="19"/>
        </w:rPr>
        <w:t xml:space="preserve"> { }</w:t>
      </w:r>
    </w:p>
    <w:p w:rsidR="00367427" w:rsidRPr="00774B0A" w:rsidRDefault="00367427" w:rsidP="000F4649">
      <w:r w:rsidRPr="00774B0A">
        <w:t xml:space="preserve">Die Funktion </w:t>
      </w:r>
      <w:proofErr w:type="spellStart"/>
      <w:r w:rsidRPr="00774B0A">
        <w:t>Init</w:t>
      </w:r>
      <w:proofErr w:type="spellEnd"/>
      <w:r w:rsidRPr="00774B0A">
        <w: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2151D3" w:rsidRDefault="00367427" w:rsidP="000F4649">
      <w:pPr>
        <w:rPr>
          <w:b/>
        </w:rPr>
      </w:pPr>
      <w:r w:rsidRPr="002151D3">
        <w:rPr>
          <w:b/>
        </w:rPr>
        <w:t>Zugriff auf Header Informationen</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FF"/>
          <w:sz w:val="19"/>
          <w:szCs w:val="19"/>
          <w:highlight w:val="white"/>
        </w:rPr>
        <w:t>private</w:t>
      </w: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Application_EndRequest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Object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EventArgs</w:t>
      </w:r>
      <w:proofErr w:type="spellEnd"/>
      <w:r w:rsidRPr="002151D3">
        <w:rPr>
          <w:rFonts w:ascii="Consolas" w:hAnsi="Consolas" w:cs="Consolas"/>
          <w:color w:val="000000"/>
          <w:sz w:val="19"/>
          <w:szCs w:val="19"/>
          <w:highlight w:val="white"/>
        </w:rPr>
        <w:t xml:space="preserve"> e)</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HttpContext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context</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application.Context</w:t>
      </w:r>
      <w:proofErr w:type="spellEnd"/>
      <w:r w:rsidRPr="002151D3">
        <w:rPr>
          <w:rFonts w:ascii="Consolas" w:hAnsi="Consolas" w:cs="Consolas"/>
          <w:color w:val="000000"/>
          <w:sz w:val="19"/>
          <w:szCs w:val="19"/>
          <w:highlight w:val="white"/>
        </w:rPr>
        <w:t>;</w:t>
      </w:r>
    </w:p>
    <w:p w:rsidR="00367427" w:rsidRPr="002151D3" w:rsidRDefault="00367427" w:rsidP="00367427">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string</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contentType</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context.Response.ContentType</w:t>
      </w:r>
      <w:proofErr w:type="spellEnd"/>
      <w:r w:rsidRPr="002151D3">
        <w:rPr>
          <w:rFonts w:ascii="Consolas" w:hAnsi="Consolas" w:cs="Consolas"/>
          <w:color w:val="000000"/>
          <w:sz w:val="19"/>
          <w:szCs w:val="19"/>
          <w:highlight w:val="white"/>
        </w:rPr>
        <w:t>;</w:t>
      </w:r>
    </w:p>
    <w:p w:rsidR="00367427" w:rsidRPr="00774B0A" w:rsidRDefault="00B85AD6" w:rsidP="000F4649">
      <w:r w:rsidRPr="00774B0A">
        <w:lastRenderedPageBreak/>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1" w:name="_Toc428543247"/>
      <w:r w:rsidRPr="00774B0A">
        <w:t>Logfile Handler</w:t>
      </w:r>
      <w:bookmarkEnd w:id="151"/>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2" w:name="_Toc428543248"/>
      <w:r w:rsidRPr="00774B0A">
        <w:t>Transfer Handler</w:t>
      </w:r>
      <w:bookmarkEnd w:id="152"/>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w:t>
      </w:r>
      <w:r w:rsidR="000F1FF1">
        <w:t>-</w:t>
      </w:r>
      <w:r w:rsidRPr="00774B0A">
        <w:t>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3" w:name="_Toc428543249"/>
      <w:r w:rsidRPr="00774B0A">
        <w:t>Empfänger</w:t>
      </w:r>
      <w:r w:rsidR="000F4649" w:rsidRPr="00774B0A">
        <w:t xml:space="preserve"> und Translator</w:t>
      </w:r>
      <w:bookmarkEnd w:id="153"/>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4" w:name="_Toc428543250"/>
      <w:r w:rsidRPr="00774B0A">
        <w:t>Empfänger</w:t>
      </w:r>
      <w:bookmarkEnd w:id="154"/>
    </w:p>
    <w:p w:rsidR="000B1A27" w:rsidRPr="00774B0A" w:rsidRDefault="000B1A27" w:rsidP="000B1A27">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w:t>
      </w:r>
      <w:r w:rsidR="000F1FF1">
        <w:t>-</w:t>
      </w:r>
      <w:r w:rsidRPr="00774B0A">
        <w:t>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5" w:name="_Toc428543251"/>
      <w:r w:rsidRPr="00774B0A">
        <w:t>Translator</w:t>
      </w:r>
      <w:bookmarkEnd w:id="155"/>
    </w:p>
    <w:p w:rsidR="00F96134" w:rsidRPr="00774B0A" w:rsidRDefault="00F96134" w:rsidP="00F96134"/>
    <w:p w:rsidR="00F96134" w:rsidRPr="00774B0A" w:rsidRDefault="00F96134" w:rsidP="00F96134">
      <w:r w:rsidRPr="00774B0A">
        <w:t>Sobald der Translator das Bild vom Empfänger erhält</w:t>
      </w:r>
      <w:r w:rsidR="000F1FF1">
        <w:t>,</w:t>
      </w:r>
      <w:r w:rsidRPr="00774B0A">
        <w:t xml:space="preserve">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von </w:t>
      </w:r>
      <w:proofErr w:type="spellStart"/>
      <w:r w:rsidRPr="00774B0A">
        <w:t>Tesseract</w:t>
      </w:r>
      <w:proofErr w:type="spellEnd"/>
      <w:r w:rsidRPr="00774B0A">
        <w:t xml:space="preserve">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w:t>
      </w:r>
      <w:r w:rsidR="00DD4778">
        <w:t>den</w:t>
      </w:r>
      <w:r w:rsidR="00DD4778" w:rsidRPr="00774B0A">
        <w:t xml:space="preserve"> </w:t>
      </w:r>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2151D3" w:rsidRDefault="000D1502" w:rsidP="000D1502">
      <w:pPr>
        <w:autoSpaceDE w:val="0"/>
        <w:autoSpaceDN w:val="0"/>
        <w:adjustRightInd w:val="0"/>
        <w:spacing w:after="0" w:line="240" w:lineRule="auto"/>
        <w:rPr>
          <w:rFonts w:ascii="Consolas" w:hAnsi="Consolas" w:cs="Consolas"/>
          <w:color w:val="000000"/>
          <w:sz w:val="19"/>
          <w:szCs w:val="19"/>
          <w:highlight w:val="white"/>
        </w:rPr>
      </w:pPr>
      <w:proofErr w:type="spellStart"/>
      <w:r w:rsidRPr="002151D3">
        <w:rPr>
          <w:rFonts w:ascii="Consolas" w:hAnsi="Consolas" w:cs="Consolas"/>
          <w:color w:val="000000"/>
          <w:sz w:val="19"/>
          <w:szCs w:val="19"/>
          <w:highlight w:val="white"/>
        </w:rPr>
        <w:t>pProcess.StartInfo.Arguments</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pathToImage</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w:t>
      </w:r>
      <w:r w:rsidRPr="002151D3">
        <w:rPr>
          <w:rFonts w:ascii="Consolas" w:hAnsi="Consolas" w:cs="Consolas"/>
          <w:color w:val="000000"/>
          <w:sz w:val="19"/>
          <w:szCs w:val="19"/>
          <w:highlight w:val="white"/>
        </w:rPr>
        <w:t xml:space="preserve"> + </w:t>
      </w:r>
      <w:proofErr w:type="spellStart"/>
      <w:r w:rsidRPr="002151D3">
        <w:rPr>
          <w:rFonts w:ascii="Consolas" w:hAnsi="Consolas" w:cs="Consolas"/>
          <w:b/>
          <w:color w:val="000000"/>
          <w:sz w:val="19"/>
          <w:szCs w:val="19"/>
          <w:highlight w:val="white"/>
        </w:rPr>
        <w:t>pathToOutput</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-l "</w:t>
      </w:r>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language</w:t>
      </w:r>
      <w:proofErr w:type="spellEnd"/>
      <w:r w:rsidRPr="002151D3">
        <w:rPr>
          <w:rFonts w:ascii="Consolas" w:hAnsi="Consolas" w:cs="Consolas"/>
          <w:color w:val="000000"/>
          <w:sz w:val="19"/>
          <w:szCs w:val="19"/>
          <w:highlight w:val="white"/>
        </w:rPr>
        <w:t>;</w:t>
      </w:r>
    </w:p>
    <w:p w:rsidR="000D1502" w:rsidRPr="002151D3" w:rsidRDefault="000D1502" w:rsidP="003A1F89"/>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DD4778" w:rsidP="003A1F89">
      <w:r>
        <w:t>u</w:t>
      </w:r>
      <w:r w:rsidR="000D1502" w:rsidRPr="00774B0A">
        <w:t>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w:t>
      </w:r>
      <w:r w:rsidR="00DD4778">
        <w:t>z</w:t>
      </w:r>
      <w:r w:rsidRPr="00774B0A">
        <w:t>eit</w:t>
      </w:r>
    </w:p>
    <w:p w:rsidR="000D1502" w:rsidRPr="00774B0A" w:rsidRDefault="000D1502" w:rsidP="004C2567">
      <w:pPr>
        <w:pStyle w:val="Listenabsatz"/>
        <w:numPr>
          <w:ilvl w:val="0"/>
          <w:numId w:val="30"/>
        </w:numPr>
      </w:pPr>
      <w:r w:rsidRPr="00774B0A">
        <w:t>End</w:t>
      </w:r>
      <w:r w:rsidR="00DD4778">
        <w:t>z</w:t>
      </w:r>
      <w:r w:rsidRPr="00774B0A">
        <w:t>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DD4778" w:rsidP="00830317">
      <w:r>
        <w:lastRenderedPageBreak/>
        <w:t>u</w:t>
      </w:r>
      <w:r w:rsidR="004C2567" w:rsidRPr="00774B0A">
        <w:t>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6" w:name="_Toc428543252"/>
      <w:r>
        <w:t>Nicht</w:t>
      </w:r>
      <w:r w:rsidR="00DD4778">
        <w:t>-</w:t>
      </w:r>
      <w:r>
        <w:t>funktionale Anforderungen</w:t>
      </w:r>
      <w:bookmarkEnd w:id="156"/>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7" w:name="_Toc428543253"/>
      <w:r>
        <w:t>NFRQ-001 Angemessenheit</w:t>
      </w:r>
      <w:bookmarkEnd w:id="157"/>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8" w:name="_Toc428543254"/>
      <w:r>
        <w:t>NFRQ-002</w:t>
      </w:r>
      <w:r w:rsidR="00B502A8">
        <w:t xml:space="preserve"> Interoperabilität</w:t>
      </w:r>
      <w:bookmarkEnd w:id="158"/>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9" w:name="_Toc428543255"/>
      <w:r>
        <w:t>NFRQ-003</w:t>
      </w:r>
      <w:r w:rsidR="00B502A8">
        <w:t xml:space="preserve"> Sicherheit</w:t>
      </w:r>
      <w:bookmarkEnd w:id="159"/>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rsidR="00966331" w:rsidRDefault="00966331"/>
    <w:p w:rsidR="00C20804" w:rsidRDefault="00C20804" w:rsidP="005A59E3">
      <w:pPr>
        <w:pStyle w:val="berschrift3"/>
        <w:numPr>
          <w:ilvl w:val="2"/>
          <w:numId w:val="17"/>
        </w:numPr>
        <w:ind w:left="567" w:hanging="567"/>
      </w:pPr>
      <w:bookmarkStart w:id="160"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60"/>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t>
      </w:r>
      <w:r w:rsidR="00DD4778">
        <w:t xml:space="preserve">das </w:t>
      </w:r>
      <w:r>
        <w:t xml:space="preserve">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w:t>
      </w:r>
      <w:r w:rsidR="00DD4778">
        <w:t xml:space="preserve"> der Ein</w:t>
      </w:r>
      <w:r w:rsidR="002151D3">
        <w:t>t</w:t>
      </w:r>
      <w:r w:rsidR="00DD4778">
        <w:t xml:space="preserve">rag </w:t>
      </w:r>
      <w:r>
        <w:t>bei einem erneuten Fehler</w:t>
      </w:r>
      <w:r w:rsidR="00DD4778">
        <w:t xml:space="preserve"> </w:t>
      </w:r>
      <w:r>
        <w:t>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1"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1"/>
    </w:p>
    <w:p w:rsidR="00966331" w:rsidRDefault="00966331" w:rsidP="00966331"/>
    <w:p w:rsidR="00966331" w:rsidRPr="00966331" w:rsidRDefault="00966331" w:rsidP="00966331">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2" w:name="_Toc428543258"/>
      <w:r>
        <w:t>NFRQ-009</w:t>
      </w:r>
      <w:r w:rsidR="00B502A8">
        <w:t xml:space="preserve"> Installierbarkeit</w:t>
      </w:r>
      <w:bookmarkEnd w:id="162"/>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3" w:name="_Toc428543259"/>
      <w:r>
        <w:t>NFRQ-01</w:t>
      </w:r>
      <w:r w:rsidR="00483366">
        <w:t>0</w:t>
      </w:r>
      <w:r w:rsidR="00B502A8">
        <w:t xml:space="preserve"> Austauschbarkeit</w:t>
      </w:r>
      <w:bookmarkEnd w:id="163"/>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4" w:name="_Toc428543260"/>
      <w:r w:rsidRPr="00774B0A">
        <w:lastRenderedPageBreak/>
        <w:t>Testing</w:t>
      </w:r>
      <w:bookmarkEnd w:id="164"/>
    </w:p>
    <w:p w:rsidR="00830317" w:rsidRPr="00774B0A" w:rsidRDefault="00830317" w:rsidP="00830317"/>
    <w:p w:rsidR="00774B0A" w:rsidRPr="00774B0A" w:rsidRDefault="00774B0A" w:rsidP="00830317">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5" w:name="_Toc428543261"/>
      <w:r w:rsidRPr="00774B0A">
        <w:t>Unit Test</w:t>
      </w:r>
      <w:bookmarkEnd w:id="165"/>
    </w:p>
    <w:p w:rsidR="00774B0A" w:rsidRDefault="00774B0A" w:rsidP="00774B0A">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rsidR="00B92759" w:rsidRDefault="00B92759" w:rsidP="005A59E3">
      <w:pPr>
        <w:pStyle w:val="berschrift3"/>
        <w:numPr>
          <w:ilvl w:val="2"/>
          <w:numId w:val="17"/>
        </w:numPr>
        <w:ind w:left="567" w:hanging="567"/>
      </w:pPr>
      <w:bookmarkStart w:id="166" w:name="_Toc428543262"/>
      <w:r>
        <w:t>Sender</w:t>
      </w:r>
      <w:bookmarkEnd w:id="166"/>
    </w:p>
    <w:p w:rsidR="00B92759" w:rsidRDefault="00B92759" w:rsidP="00B92759"/>
    <w:p w:rsidR="00B92759" w:rsidRDefault="00B92759" w:rsidP="00B92759">
      <w:r>
        <w:t xml:space="preserve">Beim Sender wurde der Fokus des Tests auf den </w:t>
      </w:r>
      <w:proofErr w:type="spellStart"/>
      <w:r>
        <w:t>LogListner</w:t>
      </w:r>
      <w:proofErr w:type="spellEnd"/>
      <w:r>
        <w:t xml:space="preserve">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nabhängig erstellt und getestet. Damit Visual Studio die Klasse als Testklasse ansieht</w:t>
      </w:r>
      <w:r w:rsidR="00DD4778">
        <w:t>,</w:t>
      </w:r>
      <w:r w:rsidR="00F34018">
        <w:t xml:space="preserve">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7" w:name="_Toc427394144"/>
      <w:bookmarkStart w:id="168" w:name="_Toc428005849"/>
      <w:r>
        <w:t xml:space="preserve">Abbildung </w:t>
      </w:r>
      <w:r w:rsidR="00C1794A">
        <w:fldChar w:fldCharType="begin"/>
      </w:r>
      <w:r w:rsidR="00C1794A">
        <w:instrText xml:space="preserve"> SEQ Abbildung \* ARABIC </w:instrText>
      </w:r>
      <w:r w:rsidR="00C1794A">
        <w:fldChar w:fldCharType="separate"/>
      </w:r>
      <w:r w:rsidR="0090159D">
        <w:rPr>
          <w:noProof/>
        </w:rPr>
        <w:t>12</w:t>
      </w:r>
      <w:r w:rsidR="00C1794A">
        <w:rPr>
          <w:noProof/>
        </w:rPr>
        <w:fldChar w:fldCharType="end"/>
      </w:r>
      <w:r>
        <w:t xml:space="preserve"> Test</w:t>
      </w:r>
      <w:r w:rsidR="00A11A5B">
        <w:t xml:space="preserve"> </w:t>
      </w:r>
      <w:r>
        <w:t>Explorer</w:t>
      </w:r>
      <w:bookmarkEnd w:id="167"/>
      <w:bookmarkEnd w:id="168"/>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w:t>
      </w:r>
      <w:r w:rsidR="00C16967">
        <w:t>,</w:t>
      </w:r>
      <w:r>
        <w:t xml:space="preserve"> musste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Ebenfalls wurde in diesem Bespiel die Klasse zuerst unabhängig getestet. Das heisst, e</w:t>
      </w:r>
      <w:r w:rsidR="0099654B">
        <w:t>s</w:t>
      </w:r>
      <w:r>
        <w:t xml:space="preserve"> wurde ein</w:t>
      </w:r>
      <w:r w:rsidR="00C16967">
        <w:t>e</w:t>
      </w:r>
      <w:r>
        <w:t xml:space="preserve"> </w:t>
      </w:r>
      <w:r w:rsidR="002114CD">
        <w:t>Instanz</w:t>
      </w:r>
      <w:r>
        <w:t xml:space="preserve"> erstellt und die Properties danach überprüft mit der Assert.AreEquals() Methode. Zudem wurde auch ab dem TransferHandler der restliche Ablauf getestet indem ein Test</w:t>
      </w:r>
      <w:r w:rsidR="00C16967">
        <w:t>b</w:t>
      </w:r>
      <w:r>
        <w:t>ild vo</w:t>
      </w:r>
      <w:r w:rsidR="00C16967">
        <w:t xml:space="preserve">n der </w:t>
      </w:r>
      <w:proofErr w:type="spellStart"/>
      <w:r>
        <w:t>TransferHandler</w:t>
      </w:r>
      <w:proofErr w:type="spellEnd"/>
      <w:r>
        <w:t xml:space="preserve">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9" w:name="_Toc428543263"/>
      <w:r>
        <w:lastRenderedPageBreak/>
        <w:t>Empfänger</w:t>
      </w:r>
      <w:bookmarkEnd w:id="169"/>
    </w:p>
    <w:p w:rsidR="00182B55" w:rsidRDefault="00182B55" w:rsidP="00182B55"/>
    <w:p w:rsidR="00182B55" w:rsidRDefault="00182B55" w:rsidP="00182B55">
      <w:r>
        <w:t>Beim Empfänger wird der Webservice automatisiert getestet. Die nachfolgenden Unterkapitel beschreiben die ausgeführten Tests i</w:t>
      </w:r>
      <w:r w:rsidR="00C16967">
        <w:t>m</w:t>
      </w:r>
      <w:r>
        <w:t xml:space="preserve">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w:t>
      </w:r>
      <w:r w:rsidR="000471AB">
        <w:t>b</w:t>
      </w:r>
      <w:r>
        <w:t>ild mit allen wichtigen zusätzlichen Bildinformationen an den Service geschickt und das Resultat danach überprüft</w:t>
      </w:r>
      <w:r w:rsidR="00C12B57">
        <w:t xml:space="preserve"> (FRQ-007)</w:t>
      </w:r>
      <w:r>
        <w:t>.</w:t>
      </w:r>
      <w:r w:rsidR="00E426CE">
        <w:t xml:space="preserve"> Zum Schluss werden die Bildinformationen, </w:t>
      </w:r>
      <w:r w:rsidR="000471AB">
        <w:t xml:space="preserve">die </w:t>
      </w:r>
      <w:r w:rsidR="00E426CE">
        <w:t>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70" w:name="_Toc428543264"/>
      <w:r>
        <w:t>Translator</w:t>
      </w:r>
      <w:bookmarkEnd w:id="170"/>
    </w:p>
    <w:p w:rsidR="00182B55" w:rsidRDefault="00182B55" w:rsidP="00182B55"/>
    <w:p w:rsidR="00657733" w:rsidRDefault="00657733" w:rsidP="00182B55">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w:t>
      </w:r>
      <w:r w:rsidR="000471AB">
        <w:t>-</w:t>
      </w:r>
      <w:r>
        <w:t xml:space="preserve">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9654B"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9654B">
        <w:rPr>
          <w:rFonts w:ascii="Consolas" w:hAnsi="Consolas" w:cs="Consolas"/>
          <w:color w:val="2B91AF"/>
          <w:sz w:val="19"/>
          <w:szCs w:val="19"/>
          <w:highlight w:val="white"/>
        </w:rPr>
        <w:t>Assert</w:t>
      </w:r>
      <w:r w:rsidRPr="0099654B">
        <w:rPr>
          <w:rFonts w:ascii="Consolas" w:hAnsi="Consolas" w:cs="Consolas"/>
          <w:color w:val="000000"/>
          <w:sz w:val="19"/>
          <w:szCs w:val="19"/>
          <w:highlight w:val="white"/>
        </w:rPr>
        <w:t>.AreEqual</w:t>
      </w:r>
      <w:proofErr w:type="spellEnd"/>
      <w:r w:rsidRPr="0099654B">
        <w:rPr>
          <w:rFonts w:ascii="Consolas" w:hAnsi="Consolas" w:cs="Consolas"/>
          <w:color w:val="000000"/>
          <w:sz w:val="19"/>
          <w:szCs w:val="19"/>
          <w:highlight w:val="white"/>
        </w:rPr>
        <w:t>(</w:t>
      </w:r>
      <w:proofErr w:type="spellStart"/>
      <w:r w:rsidRPr="0099654B">
        <w:rPr>
          <w:rFonts w:ascii="Consolas" w:hAnsi="Consolas" w:cs="Consolas"/>
          <w:color w:val="000000"/>
          <w:sz w:val="19"/>
          <w:szCs w:val="19"/>
          <w:highlight w:val="white"/>
        </w:rPr>
        <w:t>expectedOutputPath</w:t>
      </w:r>
      <w:proofErr w:type="spellEnd"/>
      <w:r w:rsidRPr="0099654B">
        <w:rPr>
          <w:rFonts w:ascii="Consolas" w:hAnsi="Consolas" w:cs="Consolas"/>
          <w:color w:val="000000"/>
          <w:sz w:val="19"/>
          <w:szCs w:val="19"/>
          <w:highlight w:val="white"/>
        </w:rPr>
        <w:t xml:space="preserve">, </w:t>
      </w:r>
      <w:proofErr w:type="spellStart"/>
      <w:r w:rsidRPr="0099654B">
        <w:rPr>
          <w:rFonts w:ascii="Consolas" w:hAnsi="Consolas" w:cs="Consolas"/>
          <w:color w:val="000000"/>
          <w:sz w:val="19"/>
          <w:szCs w:val="19"/>
          <w:highlight w:val="white"/>
        </w:rPr>
        <w:t>pathOutputFile</w:t>
      </w:r>
      <w:proofErr w:type="spellEnd"/>
      <w:r w:rsidRPr="0099654B">
        <w:rPr>
          <w:rFonts w:ascii="Consolas" w:hAnsi="Consolas" w:cs="Consolas"/>
          <w:color w:val="000000"/>
          <w:sz w:val="19"/>
          <w:szCs w:val="19"/>
          <w:highlight w:val="white"/>
        </w:rPr>
        <w:t>);</w:t>
      </w:r>
    </w:p>
    <w:p w:rsidR="00657733" w:rsidRPr="0099654B"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r w:rsidRPr="0099654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transLate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1" w:name="_Toc428543265"/>
      <w:r w:rsidRPr="00B92759">
        <w:t>Unit T</w:t>
      </w:r>
      <w:r w:rsidRPr="00774B0A">
        <w:t>est Abdeckung</w:t>
      </w:r>
      <w:bookmarkEnd w:id="171"/>
    </w:p>
    <w:p w:rsidR="00A11A5B" w:rsidRDefault="00A11A5B" w:rsidP="00A11A5B"/>
    <w:p w:rsidR="00A11A5B" w:rsidRPr="00A11A5B" w:rsidRDefault="00A11A5B" w:rsidP="00A11A5B">
      <w:r>
        <w:t>In der folgenden Tabelle wir</w:t>
      </w:r>
      <w:r w:rsidR="000471AB">
        <w:t>d</w:t>
      </w:r>
      <w:r>
        <w:t xml:space="preserve">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2" w:name="_Toc427394145"/>
      <w:bookmarkStart w:id="173" w:name="_Toc428526887"/>
      <w:r w:rsidRPr="00774B0A">
        <w:t xml:space="preserve">Tabelle </w:t>
      </w:r>
      <w:r w:rsidR="00C1794A">
        <w:fldChar w:fldCharType="begin"/>
      </w:r>
      <w:r w:rsidR="00C1794A">
        <w:instrText xml:space="preserve"> SEQ Tabelle \* ARABIC </w:instrText>
      </w:r>
      <w:r w:rsidR="00C1794A">
        <w:fldChar w:fldCharType="separate"/>
      </w:r>
      <w:r w:rsidR="0090159D">
        <w:rPr>
          <w:noProof/>
        </w:rPr>
        <w:t>41</w:t>
      </w:r>
      <w:r w:rsidR="00C1794A">
        <w:rPr>
          <w:noProof/>
        </w:rPr>
        <w:fldChar w:fldCharType="end"/>
      </w:r>
      <w:r w:rsidRPr="00774B0A">
        <w:t xml:space="preserve"> Test Abdeckung</w:t>
      </w:r>
      <w:bookmarkEnd w:id="172"/>
      <w:bookmarkEnd w:id="173"/>
    </w:p>
    <w:p w:rsidR="00A11A5B" w:rsidRDefault="00A11A5B" w:rsidP="005A59E3">
      <w:pPr>
        <w:pStyle w:val="berschrift3"/>
        <w:numPr>
          <w:ilvl w:val="2"/>
          <w:numId w:val="17"/>
        </w:numPr>
        <w:ind w:left="567" w:hanging="567"/>
      </w:pPr>
      <w:bookmarkStart w:id="174" w:name="_Toc428543266"/>
      <w:r>
        <w:t>Test Resultat</w:t>
      </w:r>
      <w:bookmarkEnd w:id="174"/>
    </w:p>
    <w:p w:rsidR="00A11A5B" w:rsidRDefault="00A11A5B" w:rsidP="00A11A5B"/>
    <w:p w:rsidR="00A11A5B" w:rsidRDefault="00DD5B47" w:rsidP="00A11A5B">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5" w:name="_Toc427394146"/>
      <w:bookmarkStart w:id="176" w:name="_Toc428005850"/>
      <w:r>
        <w:t xml:space="preserve">Abbildung </w:t>
      </w:r>
      <w:r w:rsidR="00C1794A">
        <w:fldChar w:fldCharType="begin"/>
      </w:r>
      <w:r w:rsidR="00C1794A">
        <w:instrText xml:space="preserve"> SEQ Abbildung \* ARABIC </w:instrText>
      </w:r>
      <w:r w:rsidR="00C1794A">
        <w:fldChar w:fldCharType="separate"/>
      </w:r>
      <w:r w:rsidR="0090159D">
        <w:rPr>
          <w:noProof/>
        </w:rPr>
        <w:t>13</w:t>
      </w:r>
      <w:r w:rsidR="00C1794A">
        <w:rPr>
          <w:noProof/>
        </w:rPr>
        <w:fldChar w:fldCharType="end"/>
      </w:r>
      <w:r>
        <w:t xml:space="preserve"> Test</w:t>
      </w:r>
      <w:r w:rsidR="000471AB">
        <w:t>ergebnisse</w:t>
      </w:r>
      <w:bookmarkEnd w:id="175"/>
      <w:bookmarkEnd w:id="176"/>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7" w:name="_Toc428543267"/>
      <w:r w:rsidRPr="00774B0A">
        <w:lastRenderedPageBreak/>
        <w:t>User Akzeptanz Tests</w:t>
      </w:r>
      <w:bookmarkEnd w:id="177"/>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8" w:name="_Toc428543268"/>
      <w:r w:rsidRPr="00753CC9">
        <w:rPr>
          <w:lang w:val="fr-CH"/>
        </w:rPr>
        <w:t>Logger FR</w:t>
      </w:r>
      <w:r>
        <w:rPr>
          <w:lang w:val="fr-CH"/>
        </w:rPr>
        <w:t>Q-001, FRQ-002, FRQ-003</w:t>
      </w:r>
      <w:bookmarkEnd w:id="178"/>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99654B" w:rsidP="0099654B">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0471AB">
            <w:r>
              <w:t xml:space="preserve">Kontrolliere ob das Logfile </w:t>
            </w:r>
            <w:r w:rsidR="000471AB">
              <w:t xml:space="preserve">auf dem System </w:t>
            </w:r>
            <w:r>
              <w:t>vorhanden ist</w:t>
            </w:r>
            <w:r w:rsidR="0099654B">
              <w:t>.</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w:t>
            </w:r>
            <w:r w:rsidR="000471AB">
              <w:t xml:space="preserve">, </w:t>
            </w:r>
            <w:r>
              <w:t>ob ein neue</w:t>
            </w:r>
            <w:r w:rsidR="000471AB">
              <w:t>r</w:t>
            </w:r>
            <w:r>
              <w:t xml:space="preserve">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9" w:name="_Toc428526888"/>
      <w:r>
        <w:t xml:space="preserve">Tabelle </w:t>
      </w:r>
      <w:r w:rsidR="00C1794A">
        <w:fldChar w:fldCharType="begin"/>
      </w:r>
      <w:r w:rsidR="00C1794A">
        <w:instrText xml:space="preserve"> SEQ Tabelle \* ARABIC </w:instrText>
      </w:r>
      <w:r w:rsidR="00C1794A">
        <w:fldChar w:fldCharType="separate"/>
      </w:r>
      <w:r w:rsidR="0090159D">
        <w:rPr>
          <w:noProof/>
        </w:rPr>
        <w:t>42</w:t>
      </w:r>
      <w:r w:rsidR="00C1794A">
        <w:rPr>
          <w:noProof/>
        </w:rPr>
        <w:fldChar w:fldCharType="end"/>
      </w:r>
      <w:r>
        <w:t xml:space="preserve"> UAT FQR-001, FQR-002, FRQ-003</w:t>
      </w:r>
      <w:bookmarkEnd w:id="179"/>
    </w:p>
    <w:p w:rsidR="00753CC9" w:rsidRDefault="00753CC9" w:rsidP="00753CC9">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rsidR="00753CC9" w:rsidRDefault="00417A8D" w:rsidP="00545CB1">
      <w:pPr>
        <w:pStyle w:val="berschrift3"/>
        <w:numPr>
          <w:ilvl w:val="2"/>
          <w:numId w:val="17"/>
        </w:numPr>
        <w:ind w:left="567" w:hanging="567"/>
        <w:rPr>
          <w:lang w:val="fr-CH"/>
        </w:rPr>
      </w:pPr>
      <w:bookmarkStart w:id="180" w:name="_Toc428543269"/>
      <w:r>
        <w:rPr>
          <w:lang w:val="fr-CH"/>
        </w:rPr>
        <w:t>Transfer Handler FRQ-006</w:t>
      </w:r>
      <w:bookmarkEnd w:id="180"/>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1" w:name="_Toc428526889"/>
      <w:r>
        <w:t xml:space="preserve">Tabelle </w:t>
      </w:r>
      <w:r w:rsidR="00C1794A">
        <w:fldChar w:fldCharType="begin"/>
      </w:r>
      <w:r w:rsidR="00C1794A">
        <w:instrText xml:space="preserve"> SEQ Tabelle \* ARABIC </w:instrText>
      </w:r>
      <w:r w:rsidR="00C1794A">
        <w:fldChar w:fldCharType="separate"/>
      </w:r>
      <w:r w:rsidR="0090159D">
        <w:rPr>
          <w:noProof/>
        </w:rPr>
        <w:t>43</w:t>
      </w:r>
      <w:r w:rsidR="00C1794A">
        <w:rPr>
          <w:noProof/>
        </w:rPr>
        <w:fldChar w:fldCharType="end"/>
      </w:r>
      <w:r>
        <w:t xml:space="preserve"> UAT FQR-006</w:t>
      </w:r>
      <w:bookmarkEnd w:id="181"/>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2" w:name="_Toc428543270"/>
      <w:r w:rsidRPr="0043146C">
        <w:rPr>
          <w:lang w:val="fr-CH"/>
        </w:rPr>
        <w:lastRenderedPageBreak/>
        <w:t>Translator FRQ-010</w:t>
      </w:r>
      <w:bookmarkEnd w:id="182"/>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3" w:name="_Toc428526890"/>
      <w:r>
        <w:t xml:space="preserve">Tabelle </w:t>
      </w:r>
      <w:r w:rsidR="00C1794A">
        <w:fldChar w:fldCharType="begin"/>
      </w:r>
      <w:r w:rsidR="00C1794A">
        <w:instrText xml:space="preserve"> SEQ Tabelle \* ARABIC </w:instrText>
      </w:r>
      <w:r w:rsidR="00C1794A">
        <w:fldChar w:fldCharType="separate"/>
      </w:r>
      <w:r w:rsidR="0090159D">
        <w:rPr>
          <w:noProof/>
        </w:rPr>
        <w:t>44</w:t>
      </w:r>
      <w:r w:rsidR="00C1794A">
        <w:rPr>
          <w:noProof/>
        </w:rPr>
        <w:fldChar w:fldCharType="end"/>
      </w:r>
      <w:r>
        <w:t xml:space="preserve"> UAT FRQ-010</w:t>
      </w:r>
      <w:bookmarkEnd w:id="183"/>
    </w:p>
    <w:p w:rsidR="0043146C" w:rsidRDefault="0043146C" w:rsidP="0043146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4" w:name="_Toc428543271"/>
      <w:r>
        <w:rPr>
          <w:lang w:val="fr-CH"/>
        </w:rPr>
        <w:t>Translator</w:t>
      </w:r>
      <w:r w:rsidR="00912E54">
        <w:rPr>
          <w:lang w:val="fr-CH"/>
        </w:rPr>
        <w:t xml:space="preserve"> FRQ-012</w:t>
      </w:r>
      <w:bookmarkEnd w:id="184"/>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5" w:name="_Toc428526891"/>
      <w:r>
        <w:t xml:space="preserve">Tabelle </w:t>
      </w:r>
      <w:r w:rsidR="00C1794A">
        <w:fldChar w:fldCharType="begin"/>
      </w:r>
      <w:r w:rsidR="00C1794A">
        <w:instrText xml:space="preserve"> SEQ Tabelle \* ARABIC </w:instrText>
      </w:r>
      <w:r w:rsidR="00C1794A">
        <w:fldChar w:fldCharType="separate"/>
      </w:r>
      <w:r w:rsidR="0090159D">
        <w:rPr>
          <w:noProof/>
        </w:rPr>
        <w:t>45</w:t>
      </w:r>
      <w:r w:rsidR="00C1794A">
        <w:rPr>
          <w:noProof/>
        </w:rPr>
        <w:fldChar w:fldCharType="end"/>
      </w:r>
      <w:r>
        <w:t xml:space="preserve"> UAT FRQ-012</w:t>
      </w:r>
      <w:bookmarkEnd w:id="185"/>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186" w:name="_Toc428543272"/>
      <w:r w:rsidRPr="00774B0A">
        <w:lastRenderedPageBreak/>
        <w:t>Fazit</w:t>
      </w:r>
      <w:bookmarkEnd w:id="186"/>
    </w:p>
    <w:p w:rsidR="00522A88" w:rsidRDefault="00922192" w:rsidP="00522A88">
      <w:r>
        <w:t xml:space="preserve">Im Rahmen der nachfolgenden Kapitel soll die vorliegende Arbeit zusammengefasst und ein Ausblick gegeben werden. </w:t>
      </w:r>
    </w:p>
    <w:p w:rsidR="00D8376D" w:rsidRDefault="00D8376D" w:rsidP="00545CB1">
      <w:pPr>
        <w:pStyle w:val="berschrift2"/>
        <w:numPr>
          <w:ilvl w:val="1"/>
          <w:numId w:val="17"/>
        </w:numPr>
        <w:ind w:left="426"/>
      </w:pPr>
      <w:bookmarkStart w:id="187" w:name="_Toc428543273"/>
      <w:r>
        <w:t>Rückblick</w:t>
      </w:r>
      <w:bookmarkEnd w:id="187"/>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rsidR="004A2716" w:rsidRDefault="004A2716" w:rsidP="00851CED">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rsidR="008D73AF" w:rsidRDefault="008D73AF" w:rsidP="00851CED">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rsidR="0099654B" w:rsidRDefault="008F1F01" w:rsidP="00851CED">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rsidR="008F1F01" w:rsidRDefault="008F1F01" w:rsidP="00851CED">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8" w:name="_Toc428543274"/>
      <w:r>
        <w:lastRenderedPageBreak/>
        <w:t>Ausblick</w:t>
      </w:r>
      <w:bookmarkEnd w:id="188"/>
    </w:p>
    <w:p w:rsidR="004E1C74" w:rsidRDefault="004E1C74" w:rsidP="004E1C74"/>
    <w:p w:rsidR="004E1C74" w:rsidRDefault="004100DE" w:rsidP="004E1C74">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99654B" w:rsidRDefault="004E1C74" w:rsidP="004E1C74">
      <w:pPr>
        <w:rPr>
          <w:ins w:id="189" w:author="Roger" w:date="2015-08-30T15:59:00Z"/>
        </w:rPr>
      </w:pPr>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rsidR="004E1C74" w:rsidRDefault="004E1C74" w:rsidP="004E1C74">
      <w:r>
        <w:t>HTTP</w:t>
      </w:r>
      <w:r w:rsidR="004100DE">
        <w:t>-</w:t>
      </w:r>
      <w:r>
        <w:t>Modul</w:t>
      </w:r>
    </w:p>
    <w:p w:rsidR="004E1C74" w:rsidRDefault="00022649" w:rsidP="004E1C74">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rsidR="00831CFE" w:rsidRDefault="00831CFE" w:rsidP="004E1C74">
      <w:r>
        <w:t>Sicherheit</w:t>
      </w:r>
    </w:p>
    <w:p w:rsidR="00831CFE" w:rsidRPr="004E1C74" w:rsidRDefault="00831CFE" w:rsidP="004E1C74">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rsidR="00E90E57" w:rsidRDefault="00E90E57">
      <w:r>
        <w:t>Zukunftsgedanke</w:t>
      </w:r>
    </w:p>
    <w:p w:rsidR="00E90E57" w:rsidRDefault="00E90E57">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90" w:name="_Toc428543275"/>
      <w:r>
        <w:t>Verzeichnisse</w:t>
      </w:r>
      <w:bookmarkEnd w:id="190"/>
    </w:p>
    <w:p w:rsidR="008B13CE" w:rsidRDefault="008B13CE" w:rsidP="008B13CE"/>
    <w:p w:rsidR="008B13CE" w:rsidRDefault="008B13CE" w:rsidP="00545CB1">
      <w:pPr>
        <w:pStyle w:val="berschrift2"/>
        <w:numPr>
          <w:ilvl w:val="1"/>
          <w:numId w:val="17"/>
        </w:numPr>
        <w:ind w:left="426"/>
      </w:pPr>
      <w:bookmarkStart w:id="191" w:name="_Toc428543276"/>
      <w:commentRangeStart w:id="192"/>
      <w:r>
        <w:t>Quellenverzeichnis</w:t>
      </w:r>
      <w:bookmarkEnd w:id="191"/>
      <w:commentRangeEnd w:id="192"/>
      <w:r w:rsidR="00C37C5C">
        <w:rPr>
          <w:rStyle w:val="Kommentarzeichen"/>
          <w:rFonts w:asciiTheme="minorHAnsi" w:eastAsiaTheme="minorHAnsi" w:hAnsiTheme="minorHAnsi" w:cstheme="minorBidi"/>
          <w:color w:val="auto"/>
        </w:rPr>
        <w:commentReference w:id="192"/>
      </w:r>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5" w:history="1">
        <w:r w:rsidR="00CE4746" w:rsidRPr="00157846">
          <w:t>http://jocr.sourceforge.net/index.html</w:t>
        </w:r>
      </w:hyperlink>
      <w:r>
        <w:t xml:space="preserve"> abgerufen</w:t>
      </w:r>
    </w:p>
    <w:p w:rsidR="00CE4746" w:rsidRPr="0099654B" w:rsidRDefault="00157846" w:rsidP="00CE4746">
      <w:r w:rsidRPr="0099654B">
        <w:t xml:space="preserve">OCR – </w:t>
      </w:r>
      <w:proofErr w:type="spellStart"/>
      <w:r w:rsidRPr="0099654B">
        <w:t>Tesseract</w:t>
      </w:r>
      <w:proofErr w:type="spellEnd"/>
      <w:r w:rsidRPr="0099654B">
        <w:t>. (28.04.2015) http://tesseract-ocr.googlecode.com/svn/trunk/doc/tesseracticdar2007.pdf abgerufen</w:t>
      </w:r>
    </w:p>
    <w:p w:rsidR="00157846" w:rsidRPr="00157846" w:rsidRDefault="00157846" w:rsidP="00CE4746">
      <w:r w:rsidRPr="0099654B">
        <w:t xml:space="preserve">OCR – </w:t>
      </w:r>
      <w:proofErr w:type="spellStart"/>
      <w:r w:rsidRPr="0099654B">
        <w:t>Tesseract</w:t>
      </w:r>
      <w:proofErr w:type="spellEnd"/>
      <w:r w:rsidRPr="0099654B">
        <w:t xml:space="preserve"> Trainings Daten. </w:t>
      </w:r>
      <w:r w:rsidRPr="00157846">
        <w:t xml:space="preserve">(28.04.2015) </w:t>
      </w:r>
      <w:hyperlink r:id="rId36"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99654B" w:rsidRDefault="00F145F5" w:rsidP="00CE4746">
      <w:r w:rsidRPr="0099654B">
        <w:t>FINMA - Operationelle Risiken Banken. (04.04.2015) https://www.finma.ch/de/news/2013/10/mm-rs-opr-risiken-banken-20130110 abgerufen</w:t>
      </w:r>
    </w:p>
    <w:p w:rsidR="008B13CE" w:rsidRPr="0099654B" w:rsidRDefault="008B13CE" w:rsidP="008B13CE"/>
    <w:p w:rsidR="00AC7005" w:rsidRPr="0099654B" w:rsidRDefault="00AC7005">
      <w:pPr>
        <w:rPr>
          <w:rFonts w:asciiTheme="majorHAnsi" w:eastAsiaTheme="majorEastAsia" w:hAnsiTheme="majorHAnsi" w:cstheme="majorBidi"/>
          <w:color w:val="2E74B5" w:themeColor="accent1" w:themeShade="BF"/>
          <w:sz w:val="26"/>
          <w:szCs w:val="26"/>
        </w:rPr>
      </w:pPr>
      <w:r w:rsidRPr="0099654B">
        <w:br w:type="page"/>
      </w:r>
    </w:p>
    <w:p w:rsidR="008B13CE" w:rsidRDefault="00A03EE9" w:rsidP="00545CB1">
      <w:pPr>
        <w:pStyle w:val="berschrift2"/>
        <w:numPr>
          <w:ilvl w:val="1"/>
          <w:numId w:val="17"/>
        </w:numPr>
        <w:ind w:left="426"/>
      </w:pPr>
      <w:bookmarkStart w:id="193" w:name="_Toc428543277"/>
      <w:proofErr w:type="spellStart"/>
      <w:r w:rsidRPr="007F637F">
        <w:rPr>
          <w:lang w:val="en-US"/>
        </w:rPr>
        <w:lastRenderedPageBreak/>
        <w:t>Tabell</w:t>
      </w:r>
      <w:r>
        <w:t>enverzeichnis</w:t>
      </w:r>
      <w:bookmarkEnd w:id="193"/>
      <w:proofErr w:type="spellEnd"/>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0159D">
          <w:rPr>
            <w:noProof/>
            <w:webHidden/>
          </w:rPr>
          <w:t>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90159D">
          <w:rPr>
            <w:noProof/>
            <w:webHidden/>
          </w:rPr>
          <w:t>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90159D">
          <w:rPr>
            <w:noProof/>
            <w:webHidden/>
          </w:rPr>
          <w:t>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90159D">
          <w:rPr>
            <w:noProof/>
            <w:webHidden/>
          </w:rPr>
          <w:t>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90159D">
          <w:rPr>
            <w:noProof/>
            <w:webHidden/>
          </w:rPr>
          <w:t>12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90159D">
          <w:rPr>
            <w:noProof/>
            <w:webHidden/>
          </w:rPr>
          <w:t>13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90159D">
          <w:rPr>
            <w:noProof/>
            <w:webHidden/>
          </w:rPr>
          <w:t>14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90159D">
          <w:rPr>
            <w:noProof/>
            <w:webHidden/>
          </w:rPr>
          <w:t>23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90159D">
          <w:rPr>
            <w:noProof/>
            <w:webHidden/>
          </w:rPr>
          <w:t>28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90159D">
          <w:rPr>
            <w:noProof/>
            <w:webHidden/>
          </w:rPr>
          <w:t>51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90159D">
          <w:rPr>
            <w:noProof/>
            <w:webHidden/>
          </w:rPr>
          <w:t>61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90159D">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4" w:name="_Toc428543278"/>
      <w:r>
        <w:t>Abbildungsverzeichnis</w:t>
      </w:r>
      <w:bookmarkEnd w:id="194"/>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90159D">
          <w:rPr>
            <w:noProof/>
            <w:webHidden/>
          </w:rPr>
          <w:t>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90159D">
          <w:rPr>
            <w:noProof/>
            <w:webHidden/>
          </w:rPr>
          <w:t>8</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90159D">
          <w:rPr>
            <w:noProof/>
            <w:webHidden/>
          </w:rPr>
          <w:t>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90159D">
          <w:rPr>
            <w:noProof/>
            <w:webHidden/>
          </w:rPr>
          <w:t>15</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90159D">
          <w:rPr>
            <w:noProof/>
            <w:webHidden/>
          </w:rPr>
          <w:t>24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90159D">
          <w:rPr>
            <w:noProof/>
            <w:webHidden/>
          </w:rPr>
          <w:t>26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90159D">
          <w:rPr>
            <w:noProof/>
            <w:webHidden/>
          </w:rPr>
          <w:t>29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90159D">
          <w:rPr>
            <w:noProof/>
            <w:webHidden/>
          </w:rPr>
          <w:t>30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90159D">
          <w:rPr>
            <w:noProof/>
            <w:webHidden/>
          </w:rPr>
          <w:t>31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90159D">
          <w:rPr>
            <w:noProof/>
            <w:webHidden/>
          </w:rPr>
          <w:t>47</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90159D">
          <w:rPr>
            <w:noProof/>
            <w:webHidden/>
          </w:rPr>
          <w:t>51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90159D">
          <w:rPr>
            <w:noProof/>
            <w:webHidden/>
          </w:rPr>
          <w:t>59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90159D">
          <w:rPr>
            <w:noProof/>
            <w:webHidden/>
          </w:rPr>
          <w:t>62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90159D">
          <w:rPr>
            <w:noProof/>
            <w:webHidden/>
          </w:rPr>
          <w:t>64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90159D">
          <w:rPr>
            <w:noProof/>
            <w:webHidden/>
          </w:rPr>
          <w:t>70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5" w:name="_Toc428543279"/>
      <w:r w:rsidRPr="00774B0A">
        <w:lastRenderedPageBreak/>
        <w:t>Anhang</w:t>
      </w:r>
      <w:bookmarkEnd w:id="195"/>
    </w:p>
    <w:p w:rsidR="006E2E3A" w:rsidRPr="00774B0A" w:rsidRDefault="006E2E3A" w:rsidP="006E2E3A"/>
    <w:p w:rsidR="00830317" w:rsidRPr="00774B0A" w:rsidRDefault="00830317" w:rsidP="00545CB1">
      <w:pPr>
        <w:pStyle w:val="berschrift2"/>
        <w:numPr>
          <w:ilvl w:val="1"/>
          <w:numId w:val="17"/>
        </w:numPr>
        <w:ind w:left="426"/>
      </w:pPr>
      <w:bookmarkStart w:id="196" w:name="_Toc428543280"/>
      <w:r w:rsidRPr="00774B0A">
        <w:t>Methoden zum Abfangen von Bilder</w:t>
      </w:r>
      <w:bookmarkEnd w:id="196"/>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43281"/>
      <w:r w:rsidRPr="00774B0A">
        <w:t>Module</w:t>
      </w:r>
      <w:bookmarkEnd w:id="197"/>
    </w:p>
    <w:p w:rsidR="00830317" w:rsidRPr="00774B0A" w:rsidRDefault="00830317" w:rsidP="00830317"/>
    <w:p w:rsidR="00830317" w:rsidRPr="00774B0A" w:rsidRDefault="00830317" w:rsidP="00830317">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8" w:name="_Toc428005851"/>
      <w:r>
        <w:t xml:space="preserve">Abbildung </w:t>
      </w:r>
      <w:r w:rsidR="00C1794A">
        <w:fldChar w:fldCharType="begin"/>
      </w:r>
      <w:r w:rsidR="00C1794A">
        <w:instrText xml:space="preserve"> SEQ Abbildung \* ARABIC </w:instrText>
      </w:r>
      <w:r w:rsidR="00C1794A">
        <w:fldChar w:fldCharType="separate"/>
      </w:r>
      <w:r w:rsidR="0090159D">
        <w:rPr>
          <w:noProof/>
        </w:rPr>
        <w:t>14</w:t>
      </w:r>
      <w:r w:rsidR="00C1794A">
        <w:rPr>
          <w:noProof/>
        </w:rPr>
        <w:fldChar w:fldCharType="end"/>
      </w:r>
      <w:r>
        <w:t xml:space="preserve"> IIS Pipeline</w:t>
      </w:r>
      <w:bookmarkEnd w:id="198"/>
    </w:p>
    <w:p w:rsidR="00830317" w:rsidRPr="00577500" w:rsidRDefault="00830317" w:rsidP="00830317">
      <w:commentRangeStart w:id="199"/>
      <w:r w:rsidRPr="00577500">
        <w:t xml:space="preserve">Quelle: </w:t>
      </w:r>
      <w:hyperlink r:id="rId38" w:history="1">
        <w:r w:rsidRPr="00577500">
          <w:rPr>
            <w:rStyle w:val="Hyperlink"/>
          </w:rPr>
          <w:t>http://i2.iis.net/media/7179629/aspnet-integration-with-iis-243-fig2.jpg?cdn_id=2015-04-08-001</w:t>
        </w:r>
      </w:hyperlink>
      <w:commentRangeEnd w:id="199"/>
      <w:r w:rsidR="00171A93">
        <w:rPr>
          <w:rStyle w:val="Kommentarzeichen"/>
        </w:rPr>
        <w:commentReference w:id="199"/>
      </w:r>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4139B8">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4139B8">
            <w:r w:rsidRPr="00577500">
              <w:t>Infrastruktur</w:t>
            </w:r>
            <w:r w:rsidR="004139B8">
              <w:t xml:space="preserve">: </w:t>
            </w:r>
            <w:r w:rsidRPr="00577500">
              <w:t>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t>ResolveRequestCache</w:t>
            </w:r>
          </w:p>
        </w:tc>
        <w:tc>
          <w:tcPr>
            <w:tcW w:w="6318" w:type="dxa"/>
          </w:tcPr>
          <w:p w:rsidR="00577500" w:rsidRPr="00577500" w:rsidRDefault="00577500" w:rsidP="00577500">
            <w:r w:rsidRPr="00A711AB">
              <w:t>Tritt ein, wenn ASP.NET ein Autorisierungsereignis abschlie</w:t>
            </w:r>
            <w:r w:rsidR="00A711AB">
              <w:t>ss</w:t>
            </w:r>
            <w:r w:rsidRPr="00A711AB">
              <w:t xml:space="preserve">t, </w:t>
            </w:r>
            <w:r w:rsidRPr="00A711AB">
              <w:lastRenderedPageBreak/>
              <w:t>damit die Cachemodule Anforderungen aus dem Cache behandeln können, wobei sie die Ausführung des Ereignishandlers</w:t>
            </w:r>
            <w:r w:rsidRPr="00577500">
              <w:t xml:space="preserve"> (z. B. einer Seite oder eines XML-Webdiensts) umgehen.</w:t>
            </w:r>
          </w:p>
        </w:tc>
      </w:tr>
      <w:tr w:rsidR="00577500" w:rsidRPr="00577500" w:rsidTr="00577500">
        <w:tc>
          <w:tcPr>
            <w:tcW w:w="2749" w:type="dxa"/>
          </w:tcPr>
          <w:p w:rsidR="00577500" w:rsidRPr="00577500" w:rsidRDefault="00577500" w:rsidP="00577500">
            <w:r w:rsidRPr="00577500">
              <w:lastRenderedPageBreak/>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200" w:name="_Toc428526892"/>
      <w:r>
        <w:t xml:space="preserve">Tabelle </w:t>
      </w:r>
      <w:r w:rsidR="00C1794A">
        <w:fldChar w:fldCharType="begin"/>
      </w:r>
      <w:r w:rsidR="00C1794A">
        <w:instrText xml:space="preserve"> SEQ Tabelle \* ARABIC </w:instrText>
      </w:r>
      <w:r w:rsidR="00C1794A">
        <w:fldChar w:fldCharType="separate"/>
      </w:r>
      <w:r w:rsidR="0090159D">
        <w:rPr>
          <w:noProof/>
        </w:rPr>
        <w:t>46</w:t>
      </w:r>
      <w:r w:rsidR="00C1794A">
        <w:rPr>
          <w:noProof/>
        </w:rPr>
        <w:fldChar w:fldCharType="end"/>
      </w:r>
      <w:r>
        <w:t xml:space="preserve"> Eventregistrierung</w:t>
      </w:r>
      <w:bookmarkEnd w:id="200"/>
    </w:p>
    <w:p w:rsidR="00830317" w:rsidRPr="00577500" w:rsidRDefault="00830317" w:rsidP="00830317">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276E8A">
      <w:pPr>
        <w:pStyle w:val="Listenabsatz"/>
        <w:numPr>
          <w:ilvl w:val="0"/>
          <w:numId w:val="9"/>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276E8A">
      <w:pPr>
        <w:pStyle w:val="Listenabsatz"/>
        <w:numPr>
          <w:ilvl w:val="0"/>
          <w:numId w:val="9"/>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201" w:name="_Toc428543282"/>
      <w:r w:rsidRPr="00774B0A">
        <w:t>Advances Logging</w:t>
      </w:r>
      <w:bookmarkEnd w:id="201"/>
    </w:p>
    <w:p w:rsidR="00830317" w:rsidRPr="00774B0A" w:rsidRDefault="00830317" w:rsidP="00830317"/>
    <w:p w:rsidR="00830317" w:rsidRDefault="00830317" w:rsidP="00830317">
      <w:r w:rsidRPr="00774B0A">
        <w:t xml:space="preserve">Advances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202" w:name="_Toc428005852"/>
      <w:r>
        <w:t xml:space="preserve">Abbildung </w:t>
      </w:r>
      <w:r w:rsidR="00C1794A">
        <w:fldChar w:fldCharType="begin"/>
      </w:r>
      <w:r w:rsidR="00C1794A">
        <w:instrText xml:space="preserve"> SEQ Abbildung \* ARABIC </w:instrText>
      </w:r>
      <w:r w:rsidR="00C1794A">
        <w:fldChar w:fldCharType="separate"/>
      </w:r>
      <w:r w:rsidR="0090159D">
        <w:rPr>
          <w:noProof/>
        </w:rPr>
        <w:t>15</w:t>
      </w:r>
      <w:r w:rsidR="00C1794A">
        <w:rPr>
          <w:noProof/>
        </w:rPr>
        <w:fldChar w:fldCharType="end"/>
      </w:r>
      <w:r>
        <w:t xml:space="preserve"> Log Definition</w:t>
      </w:r>
      <w:bookmarkEnd w:id="202"/>
    </w:p>
    <w:p w:rsidR="00021792" w:rsidRPr="00A6176D" w:rsidRDefault="00021792" w:rsidP="00830317">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203" w:name="_Toc428543283"/>
      <w:r>
        <w:lastRenderedPageBreak/>
        <w:t>HTTP</w:t>
      </w:r>
      <w:r w:rsidR="00830317" w:rsidRPr="00774B0A">
        <w:t xml:space="preserve"> Handler</w:t>
      </w:r>
      <w:bookmarkEnd w:id="203"/>
    </w:p>
    <w:p w:rsidR="00535321" w:rsidRDefault="00535321" w:rsidP="00535321">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Der HTTP</w:t>
      </w:r>
      <w:r w:rsidR="00A711AB">
        <w:t>-</w:t>
      </w:r>
      <w:r>
        <w:t>Handler muss das Interface iHTTPHandler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4" w:name="_Toc428543284"/>
      <w:r w:rsidRPr="00774B0A">
        <w:t>Übertragungsmethoden</w:t>
      </w:r>
      <w:bookmarkEnd w:id="204"/>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5" w:name="_Toc428543285"/>
      <w:r w:rsidRPr="00774B0A">
        <w:t>WCF (Windows Communication Foundation)</w:t>
      </w:r>
      <w:bookmarkEnd w:id="205"/>
    </w:p>
    <w:p w:rsidR="00830317" w:rsidRPr="00774B0A" w:rsidRDefault="00830317" w:rsidP="00830317"/>
    <w:p w:rsidR="00830317" w:rsidRPr="00774B0A" w:rsidRDefault="00830317" w:rsidP="00830317">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6" w:name="_Toc428005853"/>
      <w:r>
        <w:t xml:space="preserve">Abbildung </w:t>
      </w:r>
      <w:r w:rsidR="00C1794A">
        <w:fldChar w:fldCharType="begin"/>
      </w:r>
      <w:r w:rsidR="00C1794A">
        <w:instrText xml:space="preserve"> SEQ Abbildung \* ARABIC </w:instrText>
      </w:r>
      <w:r w:rsidR="00C1794A">
        <w:fldChar w:fldCharType="separate"/>
      </w:r>
      <w:r w:rsidR="0090159D">
        <w:rPr>
          <w:noProof/>
        </w:rPr>
        <w:t>16</w:t>
      </w:r>
      <w:r w:rsidR="00C1794A">
        <w:rPr>
          <w:noProof/>
        </w:rPr>
        <w:fldChar w:fldCharType="end"/>
      </w:r>
      <w:r>
        <w:t xml:space="preserve"> Webservice Architektur</w:t>
      </w:r>
      <w:bookmarkEnd w:id="206"/>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r w:rsidR="00A711AB">
        <w:t>.</w:t>
      </w:r>
    </w:p>
    <w:p w:rsidR="00830317" w:rsidRPr="00774B0A" w:rsidRDefault="00830317" w:rsidP="00830317">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r w:rsidR="00A711AB">
        <w:t>.</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7" w:name="_Toc428543286"/>
      <w:r w:rsidRPr="00774B0A">
        <w:lastRenderedPageBreak/>
        <w:t>HTTP</w:t>
      </w:r>
      <w:r w:rsidR="00EB05F2">
        <w:t>-</w:t>
      </w:r>
      <w:r w:rsidRPr="00774B0A">
        <w:t>Transport</w:t>
      </w:r>
      <w:bookmarkEnd w:id="207"/>
    </w:p>
    <w:p w:rsidR="003E04A9" w:rsidRDefault="007E2F74" w:rsidP="003E04A9">
      <w:r>
        <w:t>HTTP</w:t>
      </w:r>
      <w:r w:rsidR="00EB05F2">
        <w:t>-</w:t>
      </w:r>
      <w:r>
        <w:t>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8" w:name="_Toc428543287"/>
      <w:r w:rsidRPr="00774B0A">
        <w:t>TCP</w:t>
      </w:r>
      <w:r w:rsidR="00EB05F2">
        <w:t>-</w:t>
      </w:r>
      <w:r w:rsidRPr="00774B0A">
        <w:t>Transport</w:t>
      </w:r>
      <w:bookmarkEnd w:id="208"/>
    </w:p>
    <w:p w:rsidR="007E2F74" w:rsidRDefault="007E2F74" w:rsidP="007E2F74">
      <w:r>
        <w:t>TCP</w:t>
      </w:r>
      <w:r w:rsidR="00EB05F2">
        <w:t>-</w:t>
      </w:r>
      <w:r>
        <w:t>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9" w:name="_Toc428543288"/>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09"/>
    </w:p>
    <w:p w:rsidR="007E2F74" w:rsidRDefault="007E2F74" w:rsidP="007E2F74">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p>
    <w:p w:rsidR="003E04A9" w:rsidRDefault="00FF1AF7" w:rsidP="00545CB1">
      <w:pPr>
        <w:pStyle w:val="berschrift3"/>
        <w:numPr>
          <w:ilvl w:val="2"/>
          <w:numId w:val="17"/>
        </w:numPr>
        <w:ind w:left="567" w:hanging="567"/>
      </w:pPr>
      <w:bookmarkStart w:id="210" w:name="_Toc428543289"/>
      <w:r>
        <w:lastRenderedPageBreak/>
        <w:t>WCF</w:t>
      </w:r>
      <w:r w:rsidR="00EB05F2">
        <w:t>-</w:t>
      </w:r>
      <w:r>
        <w:t>Funktionsübersicht</w:t>
      </w:r>
      <w:bookmarkEnd w:id="210"/>
    </w:p>
    <w:p w:rsidR="008C0885" w:rsidRDefault="008C0885" w:rsidP="008C0885"/>
    <w:p w:rsidR="008C0885" w:rsidRPr="008C0885" w:rsidRDefault="008C0885" w:rsidP="008C0885">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6"/>
        <w:gridCol w:w="1402"/>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EB05F2">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EB05F2">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276E8A">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EB05F2">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w:t>
            </w:r>
            <w:r w:rsidRPr="003E04A9">
              <w:lastRenderedPageBreak/>
              <w:t xml:space="preserve">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lastRenderedPageBreak/>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11" w:name="_Toc428526893"/>
      <w:r>
        <w:t xml:space="preserve">Tabelle </w:t>
      </w:r>
      <w:r w:rsidR="00C1794A">
        <w:fldChar w:fldCharType="begin"/>
      </w:r>
      <w:r w:rsidR="00C1794A">
        <w:instrText xml:space="preserve"> SEQ Tabelle \* ARABIC </w:instrText>
      </w:r>
      <w:r w:rsidR="00C1794A">
        <w:fldChar w:fldCharType="separate"/>
      </w:r>
      <w:r w:rsidR="0090159D">
        <w:rPr>
          <w:noProof/>
        </w:rPr>
        <w:t>47</w:t>
      </w:r>
      <w:r w:rsidR="00C1794A">
        <w:rPr>
          <w:noProof/>
        </w:rPr>
        <w:fldChar w:fldCharType="end"/>
      </w:r>
      <w:r>
        <w:t xml:space="preserve"> WCF Transport</w:t>
      </w:r>
      <w:bookmarkEnd w:id="211"/>
    </w:p>
    <w:p w:rsidR="00A6176D" w:rsidRDefault="00A6176D" w:rsidP="00A6176D">
      <w:pPr>
        <w:rPr>
          <w:lang w:val="fr-CH"/>
        </w:rPr>
      </w:pPr>
      <w:r w:rsidRPr="00A6176D">
        <w:rPr>
          <w:lang w:val="fr-CH"/>
        </w:rPr>
        <w:t xml:space="preserve">Quelle: </w:t>
      </w:r>
      <w:hyperlink r:id="rId43"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12" w:name="_Toc428543290"/>
      <w:r w:rsidRPr="00774B0A">
        <w:lastRenderedPageBreak/>
        <w:t>Textanalyse</w:t>
      </w:r>
      <w:r w:rsidR="00EB05F2">
        <w:t>-</w:t>
      </w:r>
      <w:r w:rsidRPr="00774B0A">
        <w:t>Software</w:t>
      </w:r>
      <w:bookmarkEnd w:id="212"/>
    </w:p>
    <w:p w:rsidR="00830317" w:rsidRPr="00774B0A" w:rsidRDefault="00830317" w:rsidP="00830317"/>
    <w:p w:rsidR="000E2AD3" w:rsidRDefault="000E2AD3" w:rsidP="00545CB1">
      <w:pPr>
        <w:pStyle w:val="berschrift3"/>
        <w:numPr>
          <w:ilvl w:val="2"/>
          <w:numId w:val="17"/>
        </w:numPr>
        <w:ind w:left="567" w:hanging="567"/>
      </w:pPr>
      <w:bookmarkStart w:id="213" w:name="_Toc428543291"/>
      <w:r w:rsidRPr="00774B0A">
        <w:t>GOCR</w:t>
      </w:r>
      <w:bookmarkEnd w:id="213"/>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w:t>
      </w:r>
      <w:r w:rsidR="00EB05F2">
        <w:t xml:space="preserve">eine </w:t>
      </w:r>
      <w:r>
        <w:t>Open Source Software. Die Unterstützung lässt jedoch zu wünschen übrig</w:t>
      </w:r>
      <w:r w:rsidR="00EB05F2">
        <w:t xml:space="preserve"> und </w:t>
      </w:r>
      <w:r>
        <w:t>Support findet man nur schwierig im Internet. 2010 wurde es erstmal für Windows zur Verfügung gestellt. Mehr Informationen ist unter folgender Adresse publiziert:</w:t>
      </w:r>
    </w:p>
    <w:p w:rsidR="000E2AD3" w:rsidRPr="00774B0A" w:rsidRDefault="00C1794A" w:rsidP="000E2AD3">
      <w:hyperlink r:id="rId44"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4" w:name="_Toc428543292"/>
      <w:r w:rsidRPr="00774B0A">
        <w:t>OCR</w:t>
      </w:r>
      <w:r w:rsidR="00EB05F2">
        <w:t>-</w:t>
      </w:r>
      <w:r w:rsidRPr="00774B0A">
        <w:t xml:space="preserve">Software </w:t>
      </w:r>
      <w:proofErr w:type="spellStart"/>
      <w:r w:rsidRPr="00774B0A">
        <w:t>Tesseract</w:t>
      </w:r>
      <w:bookmarkEnd w:id="214"/>
      <w:proofErr w:type="spellEnd"/>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276E8A" w:rsidRDefault="00830317" w:rsidP="00830317">
      <w:pPr>
        <w:rPr>
          <w:b/>
        </w:rPr>
      </w:pPr>
      <w:r w:rsidRPr="00276E8A">
        <w:rPr>
          <w:b/>
        </w:rPr>
        <w:t>Architektur</w:t>
      </w:r>
    </w:p>
    <w:p w:rsidR="00830317" w:rsidRPr="00774B0A" w:rsidRDefault="00830317" w:rsidP="00830317">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w:t>
      </w:r>
      <w:r w:rsidR="00EB05F2">
        <w:t>-</w:t>
      </w:r>
      <w:r w:rsidRPr="00774B0A">
        <w:t>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5" w:name="_Toc428005854"/>
      <w:r>
        <w:t xml:space="preserve">Abbildung </w:t>
      </w:r>
      <w:r w:rsidR="00C1794A">
        <w:fldChar w:fldCharType="begin"/>
      </w:r>
      <w:r w:rsidR="00C1794A">
        <w:instrText xml:space="preserve"> SEQ Abbildung \* ARABIC </w:instrText>
      </w:r>
      <w:r w:rsidR="00C1794A">
        <w:fldChar w:fldCharType="separate"/>
      </w:r>
      <w:r w:rsidR="0090159D">
        <w:rPr>
          <w:noProof/>
        </w:rPr>
        <w:t>17</w:t>
      </w:r>
      <w:r w:rsidR="00C1794A">
        <w:rPr>
          <w:noProof/>
        </w:rPr>
        <w:fldChar w:fldCharType="end"/>
      </w:r>
      <w:r>
        <w:t xml:space="preserve"> Tesseract Linenfinder</w:t>
      </w:r>
      <w:bookmarkEnd w:id="215"/>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6" w:name="_Toc428005855"/>
      <w:r>
        <w:t xml:space="preserve">Abbildung </w:t>
      </w:r>
      <w:r w:rsidR="00C1794A">
        <w:fldChar w:fldCharType="begin"/>
      </w:r>
      <w:r w:rsidR="00C1794A">
        <w:instrText xml:space="preserve"> SEQ Abbildung \* ARABIC </w:instrText>
      </w:r>
      <w:r w:rsidR="00C1794A">
        <w:fldChar w:fldCharType="separate"/>
      </w:r>
      <w:r w:rsidR="0090159D">
        <w:rPr>
          <w:noProof/>
        </w:rPr>
        <w:t>18</w:t>
      </w:r>
      <w:r w:rsidR="00C1794A">
        <w:rPr>
          <w:noProof/>
        </w:rPr>
        <w:fldChar w:fldCharType="end"/>
      </w:r>
      <w:r>
        <w:t xml:space="preserve"> Tesseract Baseline</w:t>
      </w:r>
      <w:bookmarkEnd w:id="216"/>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7" w:name="_Toc428005856"/>
      <w:r>
        <w:t xml:space="preserve">Abbildung </w:t>
      </w:r>
      <w:r w:rsidR="00C1794A">
        <w:fldChar w:fldCharType="begin"/>
      </w:r>
      <w:r w:rsidR="00C1794A">
        <w:instrText xml:space="preserve"> SEQ Abbildung \* ARABIC </w:instrText>
      </w:r>
      <w:r w:rsidR="00C1794A">
        <w:fldChar w:fldCharType="separate"/>
      </w:r>
      <w:r w:rsidR="0090159D">
        <w:rPr>
          <w:noProof/>
        </w:rPr>
        <w:t>19</w:t>
      </w:r>
      <w:r w:rsidR="00C1794A">
        <w:rPr>
          <w:noProof/>
        </w:rPr>
        <w:fldChar w:fldCharType="end"/>
      </w:r>
      <w:r>
        <w:t xml:space="preserve"> Tesseract Charaktererkennung</w:t>
      </w:r>
      <w:bookmarkEnd w:id="217"/>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t>
      </w:r>
      <w:r w:rsidR="00EB05F2">
        <w:t xml:space="preserve">die </w:t>
      </w:r>
      <w:r>
        <w:t>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8" w:name="_Toc428005857"/>
      <w:r>
        <w:t xml:space="preserve">Abbildung </w:t>
      </w:r>
      <w:r w:rsidR="00C1794A">
        <w:fldChar w:fldCharType="begin"/>
      </w:r>
      <w:r w:rsidR="00C1794A">
        <w:instrText xml:space="preserve"> SEQ Abbildung \* ARABIC </w:instrText>
      </w:r>
      <w:r w:rsidR="00C1794A">
        <w:fldChar w:fldCharType="separate"/>
      </w:r>
      <w:r w:rsidR="0090159D">
        <w:rPr>
          <w:noProof/>
        </w:rPr>
        <w:t>20</w:t>
      </w:r>
      <w:r w:rsidR="00C1794A">
        <w:rPr>
          <w:noProof/>
        </w:rPr>
        <w:fldChar w:fldCharType="end"/>
      </w:r>
      <w:r>
        <w:t xml:space="preserve"> Tesseract Kerning</w:t>
      </w:r>
      <w:bookmarkEnd w:id="218"/>
    </w:p>
    <w:p w:rsidR="00830317" w:rsidRPr="00774B0A" w:rsidRDefault="00303299" w:rsidP="00830317">
      <w:r>
        <w:t xml:space="preserve">Quelle: </w:t>
      </w:r>
      <w:hyperlink r:id="rId49"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9" w:name="_Toc428005858"/>
      <w:r>
        <w:t xml:space="preserve">Abbildung </w:t>
      </w:r>
      <w:r w:rsidR="00C1794A">
        <w:fldChar w:fldCharType="begin"/>
      </w:r>
      <w:r w:rsidR="00C1794A">
        <w:instrText xml:space="preserve"> SEQ Abbildung \* ARABIC </w:instrText>
      </w:r>
      <w:r w:rsidR="00C1794A">
        <w:fldChar w:fldCharType="separate"/>
      </w:r>
      <w:r w:rsidR="0090159D">
        <w:rPr>
          <w:noProof/>
        </w:rPr>
        <w:t>21</w:t>
      </w:r>
      <w:r w:rsidR="00C1794A">
        <w:rPr>
          <w:noProof/>
        </w:rPr>
        <w:fldChar w:fldCharType="end"/>
      </w:r>
      <w:r>
        <w:t xml:space="preserve"> Tesseract </w:t>
      </w:r>
      <w:r w:rsidR="0023552E">
        <w:t>Überlappung 1</w:t>
      </w:r>
      <w:bookmarkEnd w:id="219"/>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w:t>
      </w:r>
      <w:r w:rsidR="00EB05F2">
        <w:t xml:space="preserve"> </w:t>
      </w:r>
      <w:r w:rsidRPr="00774B0A">
        <w:t>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20" w:name="_Toc428005859"/>
      <w:r>
        <w:t xml:space="preserve">Abbildung </w:t>
      </w:r>
      <w:r w:rsidR="00C1794A">
        <w:fldChar w:fldCharType="begin"/>
      </w:r>
      <w:r w:rsidR="00C1794A">
        <w:instrText xml:space="preserve"> SEQ Abbildung \* ARABIC </w:instrText>
      </w:r>
      <w:r w:rsidR="00C1794A">
        <w:fldChar w:fldCharType="separate"/>
      </w:r>
      <w:r w:rsidR="0090159D">
        <w:rPr>
          <w:noProof/>
        </w:rPr>
        <w:t>22</w:t>
      </w:r>
      <w:r w:rsidR="00C1794A">
        <w:rPr>
          <w:noProof/>
        </w:rPr>
        <w:fldChar w:fldCharType="end"/>
      </w:r>
      <w:r>
        <w:t xml:space="preserve"> Tesseract Überlappung 2</w:t>
      </w:r>
      <w:bookmarkEnd w:id="220"/>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w:t>
      </w:r>
      <w:r w:rsidR="00EB05F2">
        <w:t>erkennung</w:t>
      </w:r>
    </w:p>
    <w:p w:rsidR="00303299" w:rsidRDefault="00303299" w:rsidP="00303299"/>
    <w:p w:rsidR="00343503" w:rsidRPr="00002230" w:rsidRDefault="00DC2F4B" w:rsidP="00343503">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bookmarkStart w:id="221" w:name="_GoBack"/>
      <w:bookmarkEnd w:id="221"/>
      <w:r w:rsidR="007A23E9">
        <w:t xml:space="preserve"> </w:t>
      </w:r>
    </w:p>
    <w:sectPr w:rsidR="00343503" w:rsidRPr="00002230" w:rsidSect="00887ABB">
      <w:footerReference w:type="default" r:id="rId52"/>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2" w:author="Roger" w:date="2015-08-30T14:34:00Z" w:initials="R">
    <w:p w:rsidR="007F042E" w:rsidRDefault="007F042E">
      <w:pPr>
        <w:pStyle w:val="Kommentartext"/>
      </w:pPr>
      <w:r>
        <w:rPr>
          <w:rStyle w:val="Kommentarzeichen"/>
        </w:rPr>
        <w:annotationRef/>
      </w:r>
      <w:r>
        <w:t>Noch zu machen</w:t>
      </w:r>
    </w:p>
  </w:comment>
  <w:comment w:id="199" w:author="Roger" w:date="2015-08-30T14:38:00Z" w:initials="R">
    <w:p w:rsidR="007F042E" w:rsidRDefault="007F042E">
      <w:pPr>
        <w:pStyle w:val="Kommentartext"/>
      </w:pPr>
      <w:r>
        <w:rPr>
          <w:rStyle w:val="Kommentarzeichen"/>
        </w:rPr>
        <w:annotationRef/>
      </w:r>
      <w:r>
        <w:t>Noch zu machen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557" w:rsidRDefault="00C56557" w:rsidP="001477E8">
      <w:pPr>
        <w:spacing w:after="0" w:line="240" w:lineRule="auto"/>
      </w:pPr>
      <w:r>
        <w:separator/>
      </w:r>
    </w:p>
  </w:endnote>
  <w:endnote w:type="continuationSeparator" w:id="0">
    <w:p w:rsidR="00C56557" w:rsidRDefault="00C56557"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7F042E" w:rsidRDefault="007F042E">
        <w:pPr>
          <w:pStyle w:val="Fuzeile"/>
          <w:jc w:val="right"/>
        </w:pPr>
        <w:r>
          <w:fldChar w:fldCharType="begin"/>
        </w:r>
        <w:r>
          <w:instrText>PAGE   \* MERGEFORMAT</w:instrText>
        </w:r>
        <w:r>
          <w:fldChar w:fldCharType="separate"/>
        </w:r>
        <w:r w:rsidR="00276E8A" w:rsidRPr="00276E8A">
          <w:rPr>
            <w:noProof/>
            <w:lang w:val="de-DE"/>
          </w:rPr>
          <w:t>iv</w:t>
        </w:r>
        <w:r>
          <w:fldChar w:fldCharType="end"/>
        </w:r>
      </w:p>
    </w:sdtContent>
  </w:sdt>
  <w:p w:rsidR="007F042E" w:rsidRDefault="007F042E"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7F042E" w:rsidRDefault="007F042E">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002230">
              <w:rPr>
                <w:b/>
                <w:bCs/>
                <w:noProof/>
              </w:rPr>
              <w:t>72</w:t>
            </w:r>
            <w:r>
              <w:rPr>
                <w:b/>
                <w:bCs/>
                <w:sz w:val="24"/>
                <w:szCs w:val="24"/>
              </w:rPr>
              <w:fldChar w:fldCharType="end"/>
            </w:r>
            <w:r>
              <w:rPr>
                <w:lang w:val="de-DE"/>
              </w:rPr>
              <w:t xml:space="preserve"> von </w:t>
            </w:r>
            <w:r>
              <w:rPr>
                <w:b/>
                <w:bCs/>
                <w:sz w:val="24"/>
                <w:szCs w:val="24"/>
              </w:rPr>
              <w:t>72</w:t>
            </w:r>
          </w:p>
        </w:sdtContent>
      </w:sdt>
    </w:sdtContent>
  </w:sdt>
  <w:p w:rsidR="007F042E" w:rsidRDefault="007F042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557" w:rsidRDefault="00C56557" w:rsidP="001477E8">
      <w:pPr>
        <w:spacing w:after="0" w:line="240" w:lineRule="auto"/>
      </w:pPr>
      <w:r>
        <w:separator/>
      </w:r>
    </w:p>
  </w:footnote>
  <w:footnote w:type="continuationSeparator" w:id="0">
    <w:p w:rsidR="00C56557" w:rsidRDefault="00C56557" w:rsidP="001477E8">
      <w:pPr>
        <w:spacing w:after="0" w:line="240" w:lineRule="auto"/>
      </w:pPr>
      <w:r>
        <w:continuationSeparator/>
      </w:r>
    </w:p>
  </w:footnote>
  <w:footnote w:id="1">
    <w:p w:rsidR="007F042E" w:rsidRPr="001736D9" w:rsidRDefault="007F042E">
      <w:pPr>
        <w:pStyle w:val="Funotentext"/>
      </w:pPr>
      <w:r>
        <w:rPr>
          <w:rStyle w:val="Funotenzeichen"/>
        </w:rPr>
        <w:footnoteRef/>
      </w:r>
      <w:r w:rsidRPr="001736D9">
        <w:t xml:space="preserve"> FINMA - Operationelle Risiken Banken</w:t>
      </w:r>
    </w:p>
  </w:footnote>
  <w:footnote w:id="2">
    <w:p w:rsidR="007F042E" w:rsidRDefault="007F042E">
      <w:pPr>
        <w:pStyle w:val="Funotentext"/>
      </w:pPr>
      <w:r>
        <w:rPr>
          <w:rStyle w:val="Funotenzeichen"/>
        </w:rPr>
        <w:footnoteRef/>
      </w:r>
      <w:r>
        <w:t xml:space="preserve"> </w:t>
      </w:r>
      <w:r w:rsidRPr="00C15E3D">
        <w:t>IEEE 830-1998 – Software Spezifikation</w:t>
      </w:r>
    </w:p>
  </w:footnote>
  <w:footnote w:id="3">
    <w:p w:rsidR="007F042E" w:rsidRPr="00E2140A" w:rsidRDefault="007F042E">
      <w:pPr>
        <w:pStyle w:val="Funotentext"/>
        <w:rPr>
          <w:lang w:val="fr-CH"/>
        </w:rPr>
      </w:pPr>
      <w:r>
        <w:rPr>
          <w:rStyle w:val="Funotenzeichen"/>
        </w:rPr>
        <w:footnoteRef/>
      </w:r>
      <w:r w:rsidRPr="00E2140A">
        <w:rPr>
          <w:lang w:val="fr-CH"/>
        </w:rPr>
        <w:t xml:space="preserve"> ISO 9126 – </w:t>
      </w:r>
      <w:proofErr w:type="spellStart"/>
      <w:r w:rsidRPr="00E2140A">
        <w:rPr>
          <w:lang w:val="fr-CH"/>
        </w:rPr>
        <w:t>Qualitätsmerkmale</w:t>
      </w:r>
      <w:proofErr w:type="spellEnd"/>
    </w:p>
  </w:footnote>
  <w:footnote w:id="4">
    <w:p w:rsidR="007F042E" w:rsidRPr="00E2140A" w:rsidRDefault="007F042E">
      <w:pPr>
        <w:pStyle w:val="Funotentext"/>
        <w:rPr>
          <w:lang w:val="fr-CH"/>
        </w:rPr>
      </w:pPr>
      <w:r>
        <w:rPr>
          <w:rStyle w:val="Funotenzeichen"/>
        </w:rPr>
        <w:footnoteRef/>
      </w:r>
      <w:r w:rsidRPr="00E2140A">
        <w:rPr>
          <w:lang w:val="fr-CH"/>
        </w:rPr>
        <w:t xml:space="preserve"> Quelle: https://msdn.microsoft.com/de-de/library/ms733769%28v=vs.110%29.aspx</w:t>
      </w:r>
    </w:p>
  </w:footnote>
  <w:footnote w:id="5">
    <w:p w:rsidR="007F042E" w:rsidRPr="0045451B" w:rsidRDefault="007F042E">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7F042E" w:rsidRPr="0045451B" w:rsidRDefault="007F042E">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42E" w:rsidRDefault="007F042E">
    <w:pPr>
      <w:pStyle w:val="Kopfzeile"/>
    </w:pPr>
    <w:r>
      <w:tab/>
    </w:r>
    <w:r>
      <w:tab/>
      <w:t>Semesterarbeit Roger Bollmann | 05.09.2015</w:t>
    </w:r>
  </w:p>
  <w:p w:rsidR="007F042E" w:rsidRDefault="007F042E">
    <w:pPr>
      <w:pStyle w:val="Kopfzeile"/>
    </w:pPr>
    <w:r>
      <w:tab/>
    </w:r>
    <w:r>
      <w:tab/>
      <w:t>Bildanalyse</w:t>
    </w:r>
    <w:ins w:id="0" w:author="Roger" w:date="2015-08-30T15:01:00Z">
      <w:r>
        <w:t>-</w:t>
      </w:r>
    </w:ins>
    <w:del w:id="1" w:author="Roger" w:date="2015-08-30T15:01:00Z">
      <w:r w:rsidDel="00E65585">
        <w:delText xml:space="preserve"> </w:delText>
      </w:r>
    </w:del>
    <w:r>
      <w:t>Software</w:t>
    </w:r>
  </w:p>
  <w:p w:rsidR="007F042E" w:rsidRDefault="007F042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4C6E"/>
    <w:rsid w:val="00017F6E"/>
    <w:rsid w:val="00021792"/>
    <w:rsid w:val="00022649"/>
    <w:rsid w:val="0003189B"/>
    <w:rsid w:val="00043CF5"/>
    <w:rsid w:val="000471AB"/>
    <w:rsid w:val="00055C9B"/>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277B4"/>
    <w:rsid w:val="00136612"/>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51AB"/>
    <w:rsid w:val="001F7962"/>
    <w:rsid w:val="00200105"/>
    <w:rsid w:val="00201F3D"/>
    <w:rsid w:val="00206220"/>
    <w:rsid w:val="00207AAE"/>
    <w:rsid w:val="002114CD"/>
    <w:rsid w:val="002151D3"/>
    <w:rsid w:val="00217B29"/>
    <w:rsid w:val="00222AA0"/>
    <w:rsid w:val="00227A13"/>
    <w:rsid w:val="00232905"/>
    <w:rsid w:val="0023552E"/>
    <w:rsid w:val="002522E5"/>
    <w:rsid w:val="00252384"/>
    <w:rsid w:val="002575E6"/>
    <w:rsid w:val="0027026A"/>
    <w:rsid w:val="00276E8A"/>
    <w:rsid w:val="00280A42"/>
    <w:rsid w:val="00282ABB"/>
    <w:rsid w:val="00282B92"/>
    <w:rsid w:val="0029525C"/>
    <w:rsid w:val="002A22C2"/>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3366"/>
    <w:rsid w:val="004847A9"/>
    <w:rsid w:val="00487C76"/>
    <w:rsid w:val="0049135E"/>
    <w:rsid w:val="004959F6"/>
    <w:rsid w:val="00497004"/>
    <w:rsid w:val="004A132F"/>
    <w:rsid w:val="004A21D7"/>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1604C"/>
    <w:rsid w:val="006205B6"/>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235A"/>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1F8C"/>
    <w:rsid w:val="007E2F74"/>
    <w:rsid w:val="007E48A4"/>
    <w:rsid w:val="007E5262"/>
    <w:rsid w:val="007E7301"/>
    <w:rsid w:val="007F042E"/>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7129"/>
    <w:rsid w:val="009521B2"/>
    <w:rsid w:val="00953C8D"/>
    <w:rsid w:val="0096459B"/>
    <w:rsid w:val="00966331"/>
    <w:rsid w:val="00966C74"/>
    <w:rsid w:val="00982ABB"/>
    <w:rsid w:val="0099654B"/>
    <w:rsid w:val="00996A1C"/>
    <w:rsid w:val="00997628"/>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6F79"/>
    <w:rsid w:val="00A27C96"/>
    <w:rsid w:val="00A30E8E"/>
    <w:rsid w:val="00A326A4"/>
    <w:rsid w:val="00A367BE"/>
    <w:rsid w:val="00A42304"/>
    <w:rsid w:val="00A6176D"/>
    <w:rsid w:val="00A711AB"/>
    <w:rsid w:val="00A75C85"/>
    <w:rsid w:val="00A84740"/>
    <w:rsid w:val="00A93F3F"/>
    <w:rsid w:val="00A94B14"/>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56557"/>
    <w:rsid w:val="00C61402"/>
    <w:rsid w:val="00C632D4"/>
    <w:rsid w:val="00C64595"/>
    <w:rsid w:val="00C6492C"/>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F5A1A"/>
    <w:rsid w:val="00E03E29"/>
    <w:rsid w:val="00E12C03"/>
    <w:rsid w:val="00E17291"/>
    <w:rsid w:val="00E2140A"/>
    <w:rsid w:val="00E25B5A"/>
    <w:rsid w:val="00E35598"/>
    <w:rsid w:val="00E40E94"/>
    <w:rsid w:val="00E426CE"/>
    <w:rsid w:val="00E469EE"/>
    <w:rsid w:val="00E50C25"/>
    <w:rsid w:val="00E65585"/>
    <w:rsid w:val="00E745D0"/>
    <w:rsid w:val="00E75318"/>
    <w:rsid w:val="00E76FED"/>
    <w:rsid w:val="00E80B02"/>
    <w:rsid w:val="00E865DC"/>
    <w:rsid w:val="00E90245"/>
    <w:rsid w:val="00E90E57"/>
    <w:rsid w:val="00E91D4E"/>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comments" Target="comments.xml"/><Relationship Id="rId42" Type="http://schemas.openxmlformats.org/officeDocument/2006/relationships/image" Target="media/image20.gif"/><Relationship Id="rId47" Type="http://schemas.openxmlformats.org/officeDocument/2006/relationships/image" Target="media/image23.emf"/><Relationship Id="rId50"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hyperlink" Target="http://i1.iis.net/media/7178232/advanced-logging-for-iis---custom-logging-579-LogDefinition-Move.jpg?cdn_id=2015-07-21-00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s://code.google.com/p/tesseract-ocr/wiki/TrainingTesseract3" TargetMode="External"/><Relationship Id="rId49" Type="http://schemas.openxmlformats.org/officeDocument/2006/relationships/hyperlink" Target="https://en.wikipedia.org/wiki/Kerning" TargetMode="Externa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yperlink" Target="http://jocr.sourceforge.net/index.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jocr.sourceforge.net/index.html" TargetMode="External"/><Relationship Id="rId43" Type="http://schemas.openxmlformats.org/officeDocument/2006/relationships/hyperlink" Target="https://msdn.microsoft.com/de-de/library/ms733769%28v=vs.110%29.aspx"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AA0E4-AF0F-4D29-9A9F-22BC6DC79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16521</Words>
  <Characters>104084</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Company>
  <LinksUpToDate>false</LinksUpToDate>
  <CharactersWithSpaces>120365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2</cp:revision>
  <cp:lastPrinted>2015-08-30T08:20:00Z</cp:lastPrinted>
  <dcterms:created xsi:type="dcterms:W3CDTF">2015-08-30T14:05:00Z</dcterms:created>
  <dcterms:modified xsi:type="dcterms:W3CDTF">2015-08-30T14:05:00Z</dcterms:modified>
  <cp:category>Semesterarbeit</cp:category>
</cp:coreProperties>
</file>