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F1FF1" w:rsidRDefault="006C235A">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F1FF1" w:rsidRDefault="006C235A">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FF1" w:rsidRDefault="000F1FF1">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0F1FF1" w:rsidRDefault="000F1FF1">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0F1FF1" w:rsidRDefault="000F1FF1">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0F1FF1" w:rsidRDefault="000F1FF1">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FF1" w:rsidRPr="00C46B39" w:rsidRDefault="000F1FF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0F1FF1" w:rsidRPr="00C46B39" w:rsidRDefault="000F1FF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0F1FF1" w:rsidRPr="00C46B39" w:rsidRDefault="000F1FF1">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0F1FF1" w:rsidRPr="00C46B39" w:rsidRDefault="000F1FF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0F1FF1" w:rsidRPr="00C46B39" w:rsidRDefault="000F1FF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0F1FF1" w:rsidRPr="00C46B39" w:rsidRDefault="000F1FF1">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982ABB" w:rsidRDefault="00982ABB" w:rsidP="00FF1B58">
      <w:r>
        <w:t xml:space="preserve">Der Grundstein zu dieser Arbeit legte die </w:t>
      </w:r>
      <w:ins w:id="0" w:author="Roger" w:date="2015-08-30T10:35:00Z">
        <w:r w:rsidR="00C0509F" w:rsidRPr="00C0509F">
          <w:t>Eidgenössischen Finanzmarktaufsicht</w:t>
        </w:r>
        <w:r w:rsidR="00C0509F">
          <w:t xml:space="preserve"> </w:t>
        </w:r>
      </w:ins>
      <w:del w:id="1" w:author="Roger" w:date="2015-08-30T10:35:00Z">
        <w:r w:rsidR="00F145F5" w:rsidDel="00C0509F">
          <w:delText>Finanzaufsichtsbehörde</w:delText>
        </w:r>
      </w:del>
      <w:r w:rsidR="00F145F5">
        <w:t xml:space="preserve"> (</w:t>
      </w:r>
      <w:r>
        <w:t>FINMA</w:t>
      </w:r>
      <w:r w:rsidR="00F145F5">
        <w:t>)</w:t>
      </w:r>
      <w:r>
        <w:t>. Die FINMA verordnete jedem Finanzunternehmen eine bessere Überwachung von Mitarbeiter. Genauer gesagt, ein Audit muss zu jederzeit feststellen können, wer</w:t>
      </w:r>
      <w:del w:id="2" w:author="Roger" w:date="2015-08-30T10:37:00Z">
        <w:r w:rsidDel="00C0509F">
          <w:delText>,</w:delText>
        </w:r>
      </w:del>
      <w:r>
        <w:t xml:space="preserve"> wann auf Kundendaten zugegriffen hat. Mit dieser Verordnung wollte die FINMA vermeiden, dass </w:t>
      </w:r>
      <w:r w:rsidR="00DA6287">
        <w:t>weitere CD</w:t>
      </w:r>
      <w:del w:id="3" w:author="Roger" w:date="2015-08-30T10:44:00Z">
        <w:r w:rsidR="00DA6287" w:rsidDel="00997628">
          <w:delText>’</w:delText>
        </w:r>
      </w:del>
      <w:r w:rsidR="00DA6287">
        <w:t>s mit Kundendaten an ausländische</w:t>
      </w:r>
      <w:r>
        <w:t xml:space="preserve"> Behörden weitergeleitet werden </w:t>
      </w:r>
      <w:r w:rsidR="00DA6287">
        <w:t>können</w:t>
      </w:r>
      <w:r>
        <w:t>.</w:t>
      </w:r>
      <w:r w:rsidR="00F145F5">
        <w:rPr>
          <w:rStyle w:val="Funotenzeichen"/>
        </w:rPr>
        <w:footnoteReference w:id="1"/>
      </w:r>
    </w:p>
    <w:p w:rsidR="00982ABB" w:rsidRDefault="006F0E16" w:rsidP="00FF1B58">
      <w:r>
        <w:t xml:space="preserve">Jedoch was hat das mit diesem Produkt zu tun? </w:t>
      </w:r>
    </w:p>
    <w:p w:rsidR="006F0E16" w:rsidRDefault="006F0E16" w:rsidP="00FF1B58">
      <w:r>
        <w:t>Die einfachste Variante um das zu überprüfen ist die Überwachung des Netzwerkes oder besser gesagt die Überwachung der HTTP</w:t>
      </w:r>
      <w:ins w:id="4" w:author="Roger" w:date="2015-08-30T10:45:00Z">
        <w:r w:rsidR="00F67169">
          <w:t>-</w:t>
        </w:r>
      </w:ins>
      <w:proofErr w:type="spellStart"/>
      <w:del w:id="5" w:author="Roger" w:date="2015-08-30T10:45:00Z">
        <w:r w:rsidDel="00F67169">
          <w:delText xml:space="preserve"> </w:delText>
        </w:r>
      </w:del>
      <w:r>
        <w:t>Requests</w:t>
      </w:r>
      <w:proofErr w:type="spellEnd"/>
      <w:r>
        <w:t xml:space="preserve"> oder Responses. Aktuell wird immer mehr auf Webapplikationen gewechselt, was auch in</w:t>
      </w:r>
      <w:ins w:id="6" w:author="Roger" w:date="2015-08-30T10:38:00Z">
        <w:r w:rsidR="00C0509F">
          <w:t xml:space="preserve"> Zukunft</w:t>
        </w:r>
      </w:ins>
      <w:r>
        <w:t xml:space="preserve"> so bleiben wird. Die Analyse von HTTP</w:t>
      </w:r>
      <w:del w:id="7" w:author="Roger" w:date="2015-08-30T10:45:00Z">
        <w:r w:rsidDel="00F67169">
          <w:delText xml:space="preserve"> </w:delText>
        </w:r>
      </w:del>
      <w:ins w:id="8" w:author="Roger" w:date="2015-08-30T10:45:00Z">
        <w:r w:rsidR="00F67169">
          <w:t>-</w:t>
        </w:r>
      </w:ins>
      <w:proofErr w:type="spellStart"/>
      <w:r>
        <w:t>Requests</w:t>
      </w:r>
      <w:proofErr w:type="spellEnd"/>
      <w:r>
        <w:t xml:space="preserve"> und Responses oder genauer gesagt des </w:t>
      </w:r>
      <w:proofErr w:type="spellStart"/>
      <w:r>
        <w:t>Bodies</w:t>
      </w:r>
      <w:proofErr w:type="spellEnd"/>
      <w:r>
        <w:t xml:space="preserve"> kann mit Textanalytik Software durchgeführt werden. Jedoch gibt es die Möglichkeit, dass Bilder ebenfalls Kundendaten enthalten. Genau mit dieser Problematik beschäftigt sich diese Arbeit.</w:t>
      </w:r>
    </w:p>
    <w:p w:rsidR="005F5843" w:rsidRDefault="006F0E16" w:rsidP="00FF1B58">
      <w:r>
        <w:t xml:space="preserve">Am Schluss </w:t>
      </w:r>
      <w:del w:id="9" w:author="Roger" w:date="2015-08-30T10:39:00Z">
        <w:r w:rsidDel="00C0509F">
          <w:delText xml:space="preserve">sollte </w:delText>
        </w:r>
      </w:del>
      <w:ins w:id="10" w:author="Roger" w:date="2015-08-30T10:39:00Z">
        <w:r w:rsidR="00C0509F">
          <w:t xml:space="preserve">soll </w:t>
        </w:r>
      </w:ins>
      <w:r>
        <w:t xml:space="preserve">ein Produkt vorgestellt werden, bei dem es möglich ist, ein Bild abzufangen und </w:t>
      </w:r>
      <w:ins w:id="11" w:author="Roger" w:date="2015-08-30T10:39:00Z">
        <w:r w:rsidR="00C0509F">
          <w:t>dieses für die Textanalyse vorzubereiten.</w:t>
        </w:r>
      </w:ins>
      <w:del w:id="12" w:author="Roger" w:date="2015-08-30T10:40:00Z">
        <w:r w:rsidDel="00C0509F">
          <w:delText>vorbereiten zur Textanalyse.</w:delText>
        </w:r>
      </w:del>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ins w:id="13" w:author="Roger" w:date="2015-08-30T10:41:00Z">
        <w:r w:rsidR="00C0509F">
          <w:t>leistungsintensiv</w:t>
        </w:r>
      </w:ins>
      <w:del w:id="14" w:author="Roger" w:date="2015-08-30T10:40:00Z">
        <w:r w:rsidDel="00C0509F">
          <w:delText>P</w:delText>
        </w:r>
      </w:del>
      <w:del w:id="15" w:author="Roger" w:date="2015-08-30T10:41:00Z">
        <w:r w:rsidDel="00C0509F">
          <w:delText>erformanceintensiv</w:delText>
        </w:r>
      </w:del>
      <w:r>
        <w:t xml:space="preserve"> ist, muss </w:t>
      </w:r>
      <w:del w:id="16" w:author="Roger" w:date="2015-08-30T10:41:00Z">
        <w:r w:rsidDel="00C0509F">
          <w:delText xml:space="preserve">das </w:delText>
        </w:r>
      </w:del>
      <w:ins w:id="17" w:author="Roger" w:date="2015-08-30T10:41:00Z">
        <w:r w:rsidR="00C0509F">
          <w:t xml:space="preserve">dies </w:t>
        </w:r>
      </w:ins>
      <w:r>
        <w:t xml:space="preserve">so durchgeführt werden. </w:t>
      </w:r>
    </w:p>
    <w:p w:rsidR="006F0E16" w:rsidRDefault="006F0E16" w:rsidP="00FF1B58">
      <w:r>
        <w:t xml:space="preserve">Das Produkt besteht aus drei Hauptkomponenten, dem Sender, dem Empfänger und dem </w:t>
      </w:r>
      <w:proofErr w:type="spellStart"/>
      <w:r>
        <w:t>Translator</w:t>
      </w:r>
      <w:proofErr w:type="spellEnd"/>
      <w:r>
        <w:t>.</w:t>
      </w:r>
    </w:p>
    <w:p w:rsidR="00865C95" w:rsidRDefault="006F0E16" w:rsidP="00FF1B58">
      <w:r>
        <w:t xml:space="preserve">Der Sender übernimmt das Abfangen eines Bildes auf dem Webserver. Der Empfänger, wie der Name schon verrät, empfängt das Bild auf dem Bildanalyse System und leitet es zur Umwandlung in Text an den </w:t>
      </w:r>
      <w:proofErr w:type="spellStart"/>
      <w:r>
        <w:t>Translator</w:t>
      </w:r>
      <w:proofErr w:type="spellEnd"/>
      <w:r>
        <w:t xml:space="preserve"> weiter, welcher ebenfalls auf dem Backend</w:t>
      </w:r>
      <w:r w:rsidR="005F5843">
        <w:t xml:space="preserve"> sitzt.</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657471"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43193" w:history="1">
            <w:r w:rsidR="00657471" w:rsidRPr="001058B5">
              <w:rPr>
                <w:rStyle w:val="Hyperlink"/>
                <w:noProof/>
              </w:rPr>
              <w:t>1.</w:t>
            </w:r>
            <w:r w:rsidR="00657471">
              <w:rPr>
                <w:rFonts w:eastAsiaTheme="minorEastAsia"/>
                <w:noProof/>
                <w:lang w:eastAsia="de-CH"/>
              </w:rPr>
              <w:tab/>
            </w:r>
            <w:r w:rsidR="00657471" w:rsidRPr="001058B5">
              <w:rPr>
                <w:rStyle w:val="Hyperlink"/>
                <w:noProof/>
              </w:rPr>
              <w:t>Einleitung</w:t>
            </w:r>
            <w:r w:rsidR="00657471">
              <w:rPr>
                <w:noProof/>
                <w:webHidden/>
              </w:rPr>
              <w:tab/>
            </w:r>
            <w:r w:rsidR="00657471">
              <w:rPr>
                <w:noProof/>
                <w:webHidden/>
              </w:rPr>
              <w:fldChar w:fldCharType="begin"/>
            </w:r>
            <w:r w:rsidR="00657471">
              <w:rPr>
                <w:noProof/>
                <w:webHidden/>
              </w:rPr>
              <w:instrText xml:space="preserve"> PAGEREF _Toc428543193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4" w:history="1">
            <w:r w:rsidR="00657471" w:rsidRPr="001058B5">
              <w:rPr>
                <w:rStyle w:val="Hyperlink"/>
                <w:noProof/>
              </w:rPr>
              <w:t>1.1.</w:t>
            </w:r>
            <w:r w:rsidR="00657471">
              <w:rPr>
                <w:rFonts w:eastAsiaTheme="minorEastAsia"/>
                <w:noProof/>
                <w:lang w:eastAsia="de-CH"/>
              </w:rPr>
              <w:tab/>
            </w:r>
            <w:r w:rsidR="00657471" w:rsidRPr="001058B5">
              <w:rPr>
                <w:rStyle w:val="Hyperlink"/>
                <w:noProof/>
              </w:rPr>
              <w:t>Motivation</w:t>
            </w:r>
            <w:r w:rsidR="00657471">
              <w:rPr>
                <w:noProof/>
                <w:webHidden/>
              </w:rPr>
              <w:tab/>
            </w:r>
            <w:r w:rsidR="00657471">
              <w:rPr>
                <w:noProof/>
                <w:webHidden/>
              </w:rPr>
              <w:fldChar w:fldCharType="begin"/>
            </w:r>
            <w:r w:rsidR="00657471">
              <w:rPr>
                <w:noProof/>
                <w:webHidden/>
              </w:rPr>
              <w:instrText xml:space="preserve"> PAGEREF _Toc428543194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5" w:history="1">
            <w:r w:rsidR="00657471" w:rsidRPr="001058B5">
              <w:rPr>
                <w:rStyle w:val="Hyperlink"/>
                <w:noProof/>
              </w:rPr>
              <w:t>1.2.</w:t>
            </w:r>
            <w:r w:rsidR="00657471">
              <w:rPr>
                <w:rFonts w:eastAsiaTheme="minorEastAsia"/>
                <w:noProof/>
                <w:lang w:eastAsia="de-CH"/>
              </w:rPr>
              <w:tab/>
            </w:r>
            <w:r w:rsidR="00657471" w:rsidRPr="001058B5">
              <w:rPr>
                <w:rStyle w:val="Hyperlink"/>
                <w:noProof/>
              </w:rPr>
              <w:t>Thema</w:t>
            </w:r>
            <w:r w:rsidR="00657471">
              <w:rPr>
                <w:noProof/>
                <w:webHidden/>
              </w:rPr>
              <w:tab/>
            </w:r>
            <w:r w:rsidR="00657471">
              <w:rPr>
                <w:noProof/>
                <w:webHidden/>
              </w:rPr>
              <w:fldChar w:fldCharType="begin"/>
            </w:r>
            <w:r w:rsidR="00657471">
              <w:rPr>
                <w:noProof/>
                <w:webHidden/>
              </w:rPr>
              <w:instrText xml:space="preserve"> PAGEREF _Toc428543195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6" w:history="1">
            <w:r w:rsidR="00657471" w:rsidRPr="001058B5">
              <w:rPr>
                <w:rStyle w:val="Hyperlink"/>
                <w:noProof/>
              </w:rPr>
              <w:t>1.3.</w:t>
            </w:r>
            <w:r w:rsidR="00657471">
              <w:rPr>
                <w:rFonts w:eastAsiaTheme="minorEastAsia"/>
                <w:noProof/>
                <w:lang w:eastAsia="de-CH"/>
              </w:rPr>
              <w:tab/>
            </w:r>
            <w:r w:rsidR="00657471" w:rsidRPr="001058B5">
              <w:rPr>
                <w:rStyle w:val="Hyperlink"/>
                <w:noProof/>
              </w:rPr>
              <w:t>Ausgangslage</w:t>
            </w:r>
            <w:r w:rsidR="00657471">
              <w:rPr>
                <w:noProof/>
                <w:webHidden/>
              </w:rPr>
              <w:tab/>
            </w:r>
            <w:r w:rsidR="00657471">
              <w:rPr>
                <w:noProof/>
                <w:webHidden/>
              </w:rPr>
              <w:fldChar w:fldCharType="begin"/>
            </w:r>
            <w:r w:rsidR="00657471">
              <w:rPr>
                <w:noProof/>
                <w:webHidden/>
              </w:rPr>
              <w:instrText xml:space="preserve"> PAGEREF _Toc428543196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7" w:history="1">
            <w:r w:rsidR="00657471" w:rsidRPr="001058B5">
              <w:rPr>
                <w:rStyle w:val="Hyperlink"/>
                <w:noProof/>
              </w:rPr>
              <w:t>1.4.</w:t>
            </w:r>
            <w:r w:rsidR="00657471">
              <w:rPr>
                <w:rFonts w:eastAsiaTheme="minorEastAsia"/>
                <w:noProof/>
                <w:lang w:eastAsia="de-CH"/>
              </w:rPr>
              <w:tab/>
            </w:r>
            <w:r w:rsidR="00657471" w:rsidRPr="001058B5">
              <w:rPr>
                <w:rStyle w:val="Hyperlink"/>
                <w:noProof/>
              </w:rPr>
              <w:t>Problemstellung</w:t>
            </w:r>
            <w:r w:rsidR="00657471">
              <w:rPr>
                <w:noProof/>
                <w:webHidden/>
              </w:rPr>
              <w:tab/>
            </w:r>
            <w:r w:rsidR="00657471">
              <w:rPr>
                <w:noProof/>
                <w:webHidden/>
              </w:rPr>
              <w:fldChar w:fldCharType="begin"/>
            </w:r>
            <w:r w:rsidR="00657471">
              <w:rPr>
                <w:noProof/>
                <w:webHidden/>
              </w:rPr>
              <w:instrText xml:space="preserve"> PAGEREF _Toc428543197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8" w:history="1">
            <w:r w:rsidR="00657471" w:rsidRPr="001058B5">
              <w:rPr>
                <w:rStyle w:val="Hyperlink"/>
                <w:noProof/>
              </w:rPr>
              <w:t>1.5.</w:t>
            </w:r>
            <w:r w:rsidR="00657471">
              <w:rPr>
                <w:rFonts w:eastAsiaTheme="minorEastAsia"/>
                <w:noProof/>
                <w:lang w:eastAsia="de-CH"/>
              </w:rPr>
              <w:tab/>
            </w:r>
            <w:r w:rsidR="00657471" w:rsidRPr="001058B5">
              <w:rPr>
                <w:rStyle w:val="Hyperlink"/>
                <w:noProof/>
              </w:rPr>
              <w:t>Ziel der Arbeit</w:t>
            </w:r>
            <w:r w:rsidR="00657471">
              <w:rPr>
                <w:noProof/>
                <w:webHidden/>
              </w:rPr>
              <w:tab/>
            </w:r>
            <w:r w:rsidR="00657471">
              <w:rPr>
                <w:noProof/>
                <w:webHidden/>
              </w:rPr>
              <w:fldChar w:fldCharType="begin"/>
            </w:r>
            <w:r w:rsidR="00657471">
              <w:rPr>
                <w:noProof/>
                <w:webHidden/>
              </w:rPr>
              <w:instrText xml:space="preserve"> PAGEREF _Toc428543198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9" w:history="1">
            <w:r w:rsidR="00657471" w:rsidRPr="001058B5">
              <w:rPr>
                <w:rStyle w:val="Hyperlink"/>
                <w:noProof/>
              </w:rPr>
              <w:t>1.6.</w:t>
            </w:r>
            <w:r w:rsidR="00657471">
              <w:rPr>
                <w:rFonts w:eastAsiaTheme="minorEastAsia"/>
                <w:noProof/>
                <w:lang w:eastAsia="de-CH"/>
              </w:rPr>
              <w:tab/>
            </w:r>
            <w:r w:rsidR="00657471" w:rsidRPr="001058B5">
              <w:rPr>
                <w:rStyle w:val="Hyperlink"/>
                <w:noProof/>
              </w:rPr>
              <w:t>Aufgabenstellung</w:t>
            </w:r>
            <w:r w:rsidR="00657471">
              <w:rPr>
                <w:noProof/>
                <w:webHidden/>
              </w:rPr>
              <w:tab/>
            </w:r>
            <w:r w:rsidR="00657471">
              <w:rPr>
                <w:noProof/>
                <w:webHidden/>
              </w:rPr>
              <w:fldChar w:fldCharType="begin"/>
            </w:r>
            <w:r w:rsidR="00657471">
              <w:rPr>
                <w:noProof/>
                <w:webHidden/>
              </w:rPr>
              <w:instrText xml:space="preserve"> PAGEREF _Toc428543199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0" w:history="1">
            <w:r w:rsidR="00657471" w:rsidRPr="001058B5">
              <w:rPr>
                <w:rStyle w:val="Hyperlink"/>
                <w:noProof/>
              </w:rPr>
              <w:t>1.7.</w:t>
            </w:r>
            <w:r w:rsidR="00657471">
              <w:rPr>
                <w:rFonts w:eastAsiaTheme="minorEastAsia"/>
                <w:noProof/>
                <w:lang w:eastAsia="de-CH"/>
              </w:rPr>
              <w:tab/>
            </w:r>
            <w:r w:rsidR="00657471" w:rsidRPr="001058B5">
              <w:rPr>
                <w:rStyle w:val="Hyperlink"/>
                <w:noProof/>
              </w:rPr>
              <w:t>Erwartete Resultate</w:t>
            </w:r>
            <w:r w:rsidR="00657471">
              <w:rPr>
                <w:noProof/>
                <w:webHidden/>
              </w:rPr>
              <w:tab/>
            </w:r>
            <w:r w:rsidR="00657471">
              <w:rPr>
                <w:noProof/>
                <w:webHidden/>
              </w:rPr>
              <w:fldChar w:fldCharType="begin"/>
            </w:r>
            <w:r w:rsidR="00657471">
              <w:rPr>
                <w:noProof/>
                <w:webHidden/>
              </w:rPr>
              <w:instrText xml:space="preserve"> PAGEREF _Toc428543200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1" w:history="1">
            <w:r w:rsidR="00657471" w:rsidRPr="001058B5">
              <w:rPr>
                <w:rStyle w:val="Hyperlink"/>
                <w:noProof/>
              </w:rPr>
              <w:t>1.8.</w:t>
            </w:r>
            <w:r w:rsidR="00657471">
              <w:rPr>
                <w:rFonts w:eastAsiaTheme="minorEastAsia"/>
                <w:noProof/>
                <w:lang w:eastAsia="de-CH"/>
              </w:rPr>
              <w:tab/>
            </w:r>
            <w:r w:rsidR="00657471" w:rsidRPr="001058B5">
              <w:rPr>
                <w:rStyle w:val="Hyperlink"/>
                <w:noProof/>
              </w:rPr>
              <w:t>Mitwirkende Personen</w:t>
            </w:r>
            <w:r w:rsidR="00657471">
              <w:rPr>
                <w:noProof/>
                <w:webHidden/>
              </w:rPr>
              <w:tab/>
            </w:r>
            <w:r w:rsidR="00657471">
              <w:rPr>
                <w:noProof/>
                <w:webHidden/>
              </w:rPr>
              <w:fldChar w:fldCharType="begin"/>
            </w:r>
            <w:r w:rsidR="00657471">
              <w:rPr>
                <w:noProof/>
                <w:webHidden/>
              </w:rPr>
              <w:instrText xml:space="preserve"> PAGEREF _Toc428543201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2" w:history="1">
            <w:r w:rsidR="00657471" w:rsidRPr="001058B5">
              <w:rPr>
                <w:rStyle w:val="Hyperlink"/>
                <w:noProof/>
              </w:rPr>
              <w:t>1.9.</w:t>
            </w:r>
            <w:r w:rsidR="00657471">
              <w:rPr>
                <w:rFonts w:eastAsiaTheme="minorEastAsia"/>
                <w:noProof/>
                <w:lang w:eastAsia="de-CH"/>
              </w:rPr>
              <w:tab/>
            </w:r>
            <w:r w:rsidR="00657471" w:rsidRPr="001058B5">
              <w:rPr>
                <w:rStyle w:val="Hyperlink"/>
                <w:noProof/>
              </w:rPr>
              <w:t>Projektplanung</w:t>
            </w:r>
            <w:r w:rsidR="00657471">
              <w:rPr>
                <w:noProof/>
                <w:webHidden/>
              </w:rPr>
              <w:tab/>
            </w:r>
            <w:r w:rsidR="00657471">
              <w:rPr>
                <w:noProof/>
                <w:webHidden/>
              </w:rPr>
              <w:fldChar w:fldCharType="begin"/>
            </w:r>
            <w:r w:rsidR="00657471">
              <w:rPr>
                <w:noProof/>
                <w:webHidden/>
              </w:rPr>
              <w:instrText xml:space="preserve"> PAGEREF _Toc428543202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3"/>
            <w:tabs>
              <w:tab w:val="left" w:pos="1320"/>
              <w:tab w:val="right" w:leader="dot" w:pos="9062"/>
            </w:tabs>
            <w:ind w:left="0" w:firstLine="220"/>
            <w:rPr>
              <w:rFonts w:eastAsiaTheme="minorEastAsia"/>
              <w:noProof/>
              <w:lang w:eastAsia="de-CH"/>
            </w:rPr>
          </w:pPr>
          <w:hyperlink w:anchor="_Toc428543203" w:history="1">
            <w:r w:rsidR="00657471" w:rsidRPr="001058B5">
              <w:rPr>
                <w:rStyle w:val="Hyperlink"/>
                <w:noProof/>
              </w:rPr>
              <w:t>1.9.1.</w:t>
            </w:r>
            <w:r w:rsidR="00657471">
              <w:rPr>
                <w:rFonts w:eastAsiaTheme="minorEastAsia"/>
                <w:noProof/>
                <w:lang w:eastAsia="de-CH"/>
              </w:rPr>
              <w:tab/>
            </w:r>
            <w:r w:rsidR="00657471" w:rsidRPr="001058B5">
              <w:rPr>
                <w:rStyle w:val="Hyperlink"/>
                <w:noProof/>
              </w:rPr>
              <w:t>Projektplan</w:t>
            </w:r>
            <w:r w:rsidR="00657471">
              <w:rPr>
                <w:noProof/>
                <w:webHidden/>
              </w:rPr>
              <w:tab/>
            </w:r>
            <w:r w:rsidR="00657471">
              <w:rPr>
                <w:noProof/>
                <w:webHidden/>
              </w:rPr>
              <w:fldChar w:fldCharType="begin"/>
            </w:r>
            <w:r w:rsidR="00657471">
              <w:rPr>
                <w:noProof/>
                <w:webHidden/>
              </w:rPr>
              <w:instrText xml:space="preserve"> PAGEREF _Toc428543203 \h </w:instrText>
            </w:r>
            <w:r w:rsidR="00657471">
              <w:rPr>
                <w:noProof/>
                <w:webHidden/>
              </w:rPr>
            </w:r>
            <w:r w:rsidR="00657471">
              <w:rPr>
                <w:noProof/>
                <w:webHidden/>
              </w:rPr>
              <w:fldChar w:fldCharType="separate"/>
            </w:r>
            <w:r w:rsidR="0090159D">
              <w:rPr>
                <w:noProof/>
                <w:webHidden/>
              </w:rPr>
              <w:t>3</w:t>
            </w:r>
            <w:r w:rsidR="00657471">
              <w:rPr>
                <w:noProof/>
                <w:webHidden/>
              </w:rPr>
              <w:fldChar w:fldCharType="end"/>
            </w:r>
          </w:hyperlink>
        </w:p>
        <w:p w:rsidR="00657471" w:rsidRDefault="00C1794A" w:rsidP="00DA6287">
          <w:pPr>
            <w:pStyle w:val="Verzeichnis3"/>
            <w:tabs>
              <w:tab w:val="left" w:pos="1320"/>
              <w:tab w:val="right" w:leader="dot" w:pos="9062"/>
            </w:tabs>
            <w:ind w:left="0" w:firstLine="220"/>
            <w:rPr>
              <w:rFonts w:eastAsiaTheme="minorEastAsia"/>
              <w:noProof/>
              <w:lang w:eastAsia="de-CH"/>
            </w:rPr>
          </w:pPr>
          <w:hyperlink w:anchor="_Toc428543204" w:history="1">
            <w:r w:rsidR="00657471" w:rsidRPr="001058B5">
              <w:rPr>
                <w:rStyle w:val="Hyperlink"/>
                <w:noProof/>
              </w:rPr>
              <w:t>1.9.2.</w:t>
            </w:r>
            <w:r w:rsidR="00657471">
              <w:rPr>
                <w:rFonts w:eastAsiaTheme="minorEastAsia"/>
                <w:noProof/>
                <w:lang w:eastAsia="de-CH"/>
              </w:rPr>
              <w:tab/>
            </w:r>
            <w:r w:rsidR="00657471" w:rsidRPr="001058B5">
              <w:rPr>
                <w:rStyle w:val="Hyperlink"/>
                <w:noProof/>
              </w:rPr>
              <w:t>Termine</w:t>
            </w:r>
            <w:r w:rsidR="00657471">
              <w:rPr>
                <w:noProof/>
                <w:webHidden/>
              </w:rPr>
              <w:tab/>
            </w:r>
            <w:r w:rsidR="00657471">
              <w:rPr>
                <w:noProof/>
                <w:webHidden/>
              </w:rPr>
              <w:fldChar w:fldCharType="begin"/>
            </w:r>
            <w:r w:rsidR="00657471">
              <w:rPr>
                <w:noProof/>
                <w:webHidden/>
              </w:rPr>
              <w:instrText xml:space="preserve"> PAGEREF _Toc428543204 \h </w:instrText>
            </w:r>
            <w:r w:rsidR="00657471">
              <w:rPr>
                <w:noProof/>
                <w:webHidden/>
              </w:rPr>
            </w:r>
            <w:r w:rsidR="00657471">
              <w:rPr>
                <w:noProof/>
                <w:webHidden/>
              </w:rPr>
              <w:fldChar w:fldCharType="separate"/>
            </w:r>
            <w:r w:rsidR="0090159D">
              <w:rPr>
                <w:noProof/>
                <w:webHidden/>
              </w:rPr>
              <w:t>4</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05" w:history="1">
            <w:r w:rsidR="00657471" w:rsidRPr="001058B5">
              <w:rPr>
                <w:rStyle w:val="Hyperlink"/>
                <w:noProof/>
              </w:rPr>
              <w:t>2.</w:t>
            </w:r>
            <w:r w:rsidR="00657471">
              <w:rPr>
                <w:rFonts w:eastAsiaTheme="minorEastAsia"/>
                <w:noProof/>
                <w:lang w:eastAsia="de-CH"/>
              </w:rPr>
              <w:tab/>
            </w:r>
            <w:r w:rsidR="00657471" w:rsidRPr="001058B5">
              <w:rPr>
                <w:rStyle w:val="Hyperlink"/>
                <w:noProof/>
              </w:rPr>
              <w:t>Recherche</w:t>
            </w:r>
            <w:r w:rsidR="00657471">
              <w:rPr>
                <w:noProof/>
                <w:webHidden/>
              </w:rPr>
              <w:tab/>
            </w:r>
            <w:r w:rsidR="00657471">
              <w:rPr>
                <w:noProof/>
                <w:webHidden/>
              </w:rPr>
              <w:fldChar w:fldCharType="begin"/>
            </w:r>
            <w:r w:rsidR="00657471">
              <w:rPr>
                <w:noProof/>
                <w:webHidden/>
              </w:rPr>
              <w:instrText xml:space="preserve"> PAGEREF _Toc428543205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06" w:history="1">
            <w:r w:rsidR="00657471" w:rsidRPr="001058B5">
              <w:rPr>
                <w:rStyle w:val="Hyperlink"/>
                <w:noProof/>
              </w:rPr>
              <w:t>2.1.</w:t>
            </w:r>
            <w:r w:rsidR="00657471">
              <w:rPr>
                <w:rFonts w:eastAsiaTheme="minorEastAsia"/>
                <w:noProof/>
                <w:lang w:eastAsia="de-CH"/>
              </w:rPr>
              <w:tab/>
            </w:r>
            <w:r w:rsidR="00657471" w:rsidRPr="001058B5">
              <w:rPr>
                <w:rStyle w:val="Hyperlink"/>
                <w:noProof/>
              </w:rPr>
              <w:t>Ergebnisse Recherche</w:t>
            </w:r>
            <w:r w:rsidR="00657471">
              <w:rPr>
                <w:noProof/>
                <w:webHidden/>
              </w:rPr>
              <w:tab/>
            </w:r>
            <w:r w:rsidR="00657471">
              <w:rPr>
                <w:noProof/>
                <w:webHidden/>
              </w:rPr>
              <w:fldChar w:fldCharType="begin"/>
            </w:r>
            <w:r w:rsidR="00657471">
              <w:rPr>
                <w:noProof/>
                <w:webHidden/>
              </w:rPr>
              <w:instrText xml:space="preserve"> PAGEREF _Toc428543206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07" w:history="1">
            <w:r w:rsidR="00657471" w:rsidRPr="001058B5">
              <w:rPr>
                <w:rStyle w:val="Hyperlink"/>
                <w:noProof/>
              </w:rPr>
              <w:t>2.1.1.</w:t>
            </w:r>
            <w:r w:rsidR="00657471">
              <w:rPr>
                <w:rFonts w:eastAsiaTheme="minorEastAsia"/>
                <w:noProof/>
                <w:lang w:eastAsia="de-CH"/>
              </w:rPr>
              <w:tab/>
            </w:r>
            <w:r w:rsidR="00657471" w:rsidRPr="001058B5">
              <w:rPr>
                <w:rStyle w:val="Hyperlink"/>
                <w:noProof/>
              </w:rPr>
              <w:t>Abfangen eines Bildes</w:t>
            </w:r>
            <w:r w:rsidR="00657471">
              <w:rPr>
                <w:noProof/>
                <w:webHidden/>
              </w:rPr>
              <w:tab/>
            </w:r>
            <w:r w:rsidR="00657471">
              <w:rPr>
                <w:noProof/>
                <w:webHidden/>
              </w:rPr>
              <w:fldChar w:fldCharType="begin"/>
            </w:r>
            <w:r w:rsidR="00657471">
              <w:rPr>
                <w:noProof/>
                <w:webHidden/>
              </w:rPr>
              <w:instrText xml:space="preserve"> PAGEREF _Toc428543207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08" w:history="1">
            <w:r w:rsidR="00657471" w:rsidRPr="001058B5">
              <w:rPr>
                <w:rStyle w:val="Hyperlink"/>
                <w:noProof/>
              </w:rPr>
              <w:t>2.1.2.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_Toc428543208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09" w:history="1">
            <w:r w:rsidR="00657471" w:rsidRPr="001058B5">
              <w:rPr>
                <w:rStyle w:val="Hyperlink"/>
                <w:noProof/>
              </w:rPr>
              <w:t>2.2.</w:t>
            </w:r>
            <w:r w:rsidR="00657471">
              <w:rPr>
                <w:rFonts w:eastAsiaTheme="minorEastAsia"/>
                <w:noProof/>
                <w:lang w:eastAsia="de-CH"/>
              </w:rPr>
              <w:tab/>
            </w:r>
            <w:r w:rsidR="00657471" w:rsidRPr="001058B5">
              <w:rPr>
                <w:rStyle w:val="Hyperlink"/>
                <w:noProof/>
              </w:rPr>
              <w:t>Ist-Analyse</w:t>
            </w:r>
            <w:r w:rsidR="00657471">
              <w:rPr>
                <w:noProof/>
                <w:webHidden/>
              </w:rPr>
              <w:tab/>
            </w:r>
            <w:r w:rsidR="00657471">
              <w:rPr>
                <w:noProof/>
                <w:webHidden/>
              </w:rPr>
              <w:fldChar w:fldCharType="begin"/>
            </w:r>
            <w:r w:rsidR="00657471">
              <w:rPr>
                <w:noProof/>
                <w:webHidden/>
              </w:rPr>
              <w:instrText xml:space="preserve"> PAGEREF _Toc428543209 \h </w:instrText>
            </w:r>
            <w:r w:rsidR="00657471">
              <w:rPr>
                <w:noProof/>
                <w:webHidden/>
              </w:rPr>
            </w:r>
            <w:r w:rsidR="00657471">
              <w:rPr>
                <w:noProof/>
                <w:webHidden/>
              </w:rPr>
              <w:fldChar w:fldCharType="separate"/>
            </w:r>
            <w:r w:rsidR="0090159D">
              <w:rPr>
                <w:noProof/>
                <w:webHidden/>
              </w:rPr>
              <w:t>6</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10" w:history="1">
            <w:r w:rsidR="00657471" w:rsidRPr="001058B5">
              <w:rPr>
                <w:rStyle w:val="Hyperlink"/>
                <w:noProof/>
              </w:rPr>
              <w:t>3.</w:t>
            </w:r>
            <w:r w:rsidR="00657471">
              <w:rPr>
                <w:rFonts w:eastAsiaTheme="minorEastAsia"/>
                <w:noProof/>
                <w:lang w:eastAsia="de-CH"/>
              </w:rPr>
              <w:tab/>
            </w:r>
            <w:r w:rsidR="00657471" w:rsidRPr="001058B5">
              <w:rPr>
                <w:rStyle w:val="Hyperlink"/>
                <w:noProof/>
              </w:rPr>
              <w:t>Anforderungsanalyse</w:t>
            </w:r>
            <w:r w:rsidR="00657471">
              <w:rPr>
                <w:noProof/>
                <w:webHidden/>
              </w:rPr>
              <w:tab/>
            </w:r>
            <w:r w:rsidR="00657471">
              <w:rPr>
                <w:noProof/>
                <w:webHidden/>
              </w:rPr>
              <w:fldChar w:fldCharType="begin"/>
            </w:r>
            <w:r w:rsidR="00657471">
              <w:rPr>
                <w:noProof/>
                <w:webHidden/>
              </w:rPr>
              <w:instrText xml:space="preserve"> PAGEREF _Toc428543210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1" w:history="1">
            <w:r w:rsidR="00657471" w:rsidRPr="001058B5">
              <w:rPr>
                <w:rStyle w:val="Hyperlink"/>
                <w:noProof/>
              </w:rPr>
              <w:t>3.1.</w:t>
            </w:r>
            <w:r w:rsidR="00657471">
              <w:rPr>
                <w:rFonts w:eastAsiaTheme="minorEastAsia"/>
                <w:noProof/>
                <w:lang w:eastAsia="de-CH"/>
              </w:rPr>
              <w:tab/>
            </w:r>
            <w:r w:rsidR="00657471" w:rsidRPr="001058B5">
              <w:rPr>
                <w:rStyle w:val="Hyperlink"/>
                <w:noProof/>
              </w:rPr>
              <w:t>Vision</w:t>
            </w:r>
            <w:r w:rsidR="00657471">
              <w:rPr>
                <w:noProof/>
                <w:webHidden/>
              </w:rPr>
              <w:tab/>
            </w:r>
            <w:r w:rsidR="00657471">
              <w:rPr>
                <w:noProof/>
                <w:webHidden/>
              </w:rPr>
              <w:fldChar w:fldCharType="begin"/>
            </w:r>
            <w:r w:rsidR="00657471">
              <w:rPr>
                <w:noProof/>
                <w:webHidden/>
              </w:rPr>
              <w:instrText xml:space="preserve"> PAGEREF _Toc428543211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2" w:history="1">
            <w:r w:rsidR="00657471" w:rsidRPr="001058B5">
              <w:rPr>
                <w:rStyle w:val="Hyperlink"/>
                <w:noProof/>
              </w:rPr>
              <w:t>3.2.</w:t>
            </w:r>
            <w:r w:rsidR="00657471">
              <w:rPr>
                <w:rFonts w:eastAsiaTheme="minorEastAsia"/>
                <w:noProof/>
                <w:lang w:eastAsia="de-CH"/>
              </w:rPr>
              <w:tab/>
            </w:r>
            <w:r w:rsidR="00657471" w:rsidRPr="001058B5">
              <w:rPr>
                <w:rStyle w:val="Hyperlink"/>
                <w:noProof/>
              </w:rPr>
              <w:t>Stakeholder Analyse</w:t>
            </w:r>
            <w:r w:rsidR="00657471">
              <w:rPr>
                <w:noProof/>
                <w:webHidden/>
              </w:rPr>
              <w:tab/>
            </w:r>
            <w:r w:rsidR="00657471">
              <w:rPr>
                <w:noProof/>
                <w:webHidden/>
              </w:rPr>
              <w:fldChar w:fldCharType="begin"/>
            </w:r>
            <w:r w:rsidR="00657471">
              <w:rPr>
                <w:noProof/>
                <w:webHidden/>
              </w:rPr>
              <w:instrText xml:space="preserve"> PAGEREF _Toc428543212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3" w:history="1">
            <w:r w:rsidR="00657471" w:rsidRPr="001058B5">
              <w:rPr>
                <w:rStyle w:val="Hyperlink"/>
                <w:noProof/>
              </w:rPr>
              <w:t>3.3.</w:t>
            </w:r>
            <w:r w:rsidR="00657471">
              <w:rPr>
                <w:rFonts w:eastAsiaTheme="minorEastAsia"/>
                <w:noProof/>
                <w:lang w:eastAsia="de-CH"/>
              </w:rPr>
              <w:tab/>
            </w:r>
            <w:r w:rsidR="00657471" w:rsidRPr="001058B5">
              <w:rPr>
                <w:rStyle w:val="Hyperlink"/>
                <w:noProof/>
              </w:rPr>
              <w:t>Kontext- / Systemdiagramm</w:t>
            </w:r>
            <w:r w:rsidR="00657471">
              <w:rPr>
                <w:noProof/>
                <w:webHidden/>
              </w:rPr>
              <w:tab/>
            </w:r>
            <w:r w:rsidR="00657471">
              <w:rPr>
                <w:noProof/>
                <w:webHidden/>
              </w:rPr>
              <w:fldChar w:fldCharType="begin"/>
            </w:r>
            <w:r w:rsidR="00657471">
              <w:rPr>
                <w:noProof/>
                <w:webHidden/>
              </w:rPr>
              <w:instrText xml:space="preserve"> PAGEREF _Toc428543213 \h </w:instrText>
            </w:r>
            <w:r w:rsidR="00657471">
              <w:rPr>
                <w:noProof/>
                <w:webHidden/>
              </w:rPr>
            </w:r>
            <w:r w:rsidR="00657471">
              <w:rPr>
                <w:noProof/>
                <w:webHidden/>
              </w:rPr>
              <w:fldChar w:fldCharType="separate"/>
            </w:r>
            <w:r w:rsidR="0090159D">
              <w:rPr>
                <w:noProof/>
                <w:webHidden/>
              </w:rPr>
              <w:t>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4" w:history="1">
            <w:r w:rsidR="00657471" w:rsidRPr="001058B5">
              <w:rPr>
                <w:rStyle w:val="Hyperlink"/>
                <w:noProof/>
              </w:rPr>
              <w:t>3.3.1.</w:t>
            </w:r>
            <w:r w:rsidR="00657471">
              <w:rPr>
                <w:rFonts w:eastAsiaTheme="minorEastAsia"/>
                <w:noProof/>
                <w:lang w:eastAsia="de-CH"/>
              </w:rPr>
              <w:tab/>
            </w:r>
            <w:r w:rsidR="00657471" w:rsidRPr="001058B5">
              <w:rPr>
                <w:rStyle w:val="Hyperlink"/>
                <w:noProof/>
              </w:rPr>
              <w:t>Schnittstellen</w:t>
            </w:r>
            <w:r w:rsidR="00657471">
              <w:rPr>
                <w:noProof/>
                <w:webHidden/>
              </w:rPr>
              <w:tab/>
            </w:r>
            <w:r w:rsidR="00657471">
              <w:rPr>
                <w:noProof/>
                <w:webHidden/>
              </w:rPr>
              <w:fldChar w:fldCharType="begin"/>
            </w:r>
            <w:r w:rsidR="00657471">
              <w:rPr>
                <w:noProof/>
                <w:webHidden/>
              </w:rPr>
              <w:instrText xml:space="preserve"> PAGEREF _Toc428543214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5" w:history="1">
            <w:r w:rsidR="00657471" w:rsidRPr="001058B5">
              <w:rPr>
                <w:rStyle w:val="Hyperlink"/>
                <w:noProof/>
              </w:rPr>
              <w:t>3.4.</w:t>
            </w:r>
            <w:r w:rsidR="00657471">
              <w:rPr>
                <w:rFonts w:eastAsiaTheme="minorEastAsia"/>
                <w:noProof/>
                <w:lang w:eastAsia="de-CH"/>
              </w:rPr>
              <w:tab/>
            </w:r>
            <w:r w:rsidR="00657471" w:rsidRPr="001058B5">
              <w:rPr>
                <w:rStyle w:val="Hyperlink"/>
                <w:noProof/>
              </w:rPr>
              <w:t>Umweltdiagramm</w:t>
            </w:r>
            <w:r w:rsidR="00657471">
              <w:rPr>
                <w:noProof/>
                <w:webHidden/>
              </w:rPr>
              <w:tab/>
            </w:r>
            <w:r w:rsidR="00657471">
              <w:rPr>
                <w:noProof/>
                <w:webHidden/>
              </w:rPr>
              <w:fldChar w:fldCharType="begin"/>
            </w:r>
            <w:r w:rsidR="00657471">
              <w:rPr>
                <w:noProof/>
                <w:webHidden/>
              </w:rPr>
              <w:instrText xml:space="preserve"> PAGEREF _Toc428543215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6" w:history="1">
            <w:r w:rsidR="00657471" w:rsidRPr="001058B5">
              <w:rPr>
                <w:rStyle w:val="Hyperlink"/>
                <w:noProof/>
              </w:rPr>
              <w:t>3.4.1.</w:t>
            </w:r>
            <w:r w:rsidR="00657471">
              <w:rPr>
                <w:rFonts w:eastAsiaTheme="minorEastAsia"/>
                <w:noProof/>
                <w:lang w:eastAsia="de-CH"/>
              </w:rPr>
              <w:tab/>
            </w:r>
            <w:r w:rsidR="00657471" w:rsidRPr="001058B5">
              <w:rPr>
                <w:rStyle w:val="Hyperlink"/>
                <w:noProof/>
              </w:rPr>
              <w:t>Input</w:t>
            </w:r>
            <w:r w:rsidR="00657471">
              <w:rPr>
                <w:noProof/>
                <w:webHidden/>
              </w:rPr>
              <w:tab/>
            </w:r>
            <w:r w:rsidR="00657471">
              <w:rPr>
                <w:noProof/>
                <w:webHidden/>
              </w:rPr>
              <w:fldChar w:fldCharType="begin"/>
            </w:r>
            <w:r w:rsidR="00657471">
              <w:rPr>
                <w:noProof/>
                <w:webHidden/>
              </w:rPr>
              <w:instrText xml:space="preserve"> PAGEREF _Toc428543216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7" w:history="1">
            <w:r w:rsidR="00657471" w:rsidRPr="001058B5">
              <w:rPr>
                <w:rStyle w:val="Hyperlink"/>
                <w:noProof/>
              </w:rPr>
              <w:t>3.4.2.</w:t>
            </w:r>
            <w:r w:rsidR="00657471">
              <w:rPr>
                <w:rFonts w:eastAsiaTheme="minorEastAsia"/>
                <w:noProof/>
                <w:lang w:eastAsia="de-CH"/>
              </w:rPr>
              <w:tab/>
            </w:r>
            <w:r w:rsidR="00657471" w:rsidRPr="001058B5">
              <w:rPr>
                <w:rStyle w:val="Hyperlink"/>
                <w:noProof/>
              </w:rPr>
              <w:t>Output</w:t>
            </w:r>
            <w:r w:rsidR="00657471">
              <w:rPr>
                <w:noProof/>
                <w:webHidden/>
              </w:rPr>
              <w:tab/>
            </w:r>
            <w:r w:rsidR="00657471">
              <w:rPr>
                <w:noProof/>
                <w:webHidden/>
              </w:rPr>
              <w:fldChar w:fldCharType="begin"/>
            </w:r>
            <w:r w:rsidR="00657471">
              <w:rPr>
                <w:noProof/>
                <w:webHidden/>
              </w:rPr>
              <w:instrText xml:space="preserve"> PAGEREF _Toc428543217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8" w:history="1">
            <w:r w:rsidR="00657471" w:rsidRPr="001058B5">
              <w:rPr>
                <w:rStyle w:val="Hyperlink"/>
                <w:noProof/>
              </w:rPr>
              <w:t>3.5.</w:t>
            </w:r>
            <w:r w:rsidR="00657471">
              <w:rPr>
                <w:rFonts w:eastAsiaTheme="minorEastAsia"/>
                <w:noProof/>
                <w:lang w:eastAsia="de-CH"/>
              </w:rPr>
              <w:tab/>
            </w:r>
            <w:r w:rsidR="00657471" w:rsidRPr="001058B5">
              <w:rPr>
                <w:rStyle w:val="Hyperlink"/>
                <w:noProof/>
              </w:rPr>
              <w:t>Rahmenbedingungen</w:t>
            </w:r>
            <w:r w:rsidR="00657471">
              <w:rPr>
                <w:noProof/>
                <w:webHidden/>
              </w:rPr>
              <w:tab/>
            </w:r>
            <w:r w:rsidR="00657471">
              <w:rPr>
                <w:noProof/>
                <w:webHidden/>
              </w:rPr>
              <w:fldChar w:fldCharType="begin"/>
            </w:r>
            <w:r w:rsidR="00657471">
              <w:rPr>
                <w:noProof/>
                <w:webHidden/>
              </w:rPr>
              <w:instrText xml:space="preserve"> PAGEREF _Toc428543218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9" w:history="1">
            <w:r w:rsidR="00657471" w:rsidRPr="001058B5">
              <w:rPr>
                <w:rStyle w:val="Hyperlink"/>
                <w:noProof/>
              </w:rPr>
              <w:t>3.5.1.</w:t>
            </w:r>
            <w:r w:rsidR="00657471">
              <w:rPr>
                <w:rFonts w:eastAsiaTheme="minorEastAsia"/>
                <w:noProof/>
                <w:lang w:eastAsia="de-CH"/>
              </w:rPr>
              <w:tab/>
            </w:r>
            <w:r w:rsidR="00657471" w:rsidRPr="001058B5">
              <w:rPr>
                <w:rStyle w:val="Hyperlink"/>
                <w:noProof/>
              </w:rPr>
              <w:t>Technische Rahmenbedingungen</w:t>
            </w:r>
            <w:r w:rsidR="00657471">
              <w:rPr>
                <w:noProof/>
                <w:webHidden/>
              </w:rPr>
              <w:tab/>
            </w:r>
            <w:r w:rsidR="00657471">
              <w:rPr>
                <w:noProof/>
                <w:webHidden/>
              </w:rPr>
              <w:fldChar w:fldCharType="begin"/>
            </w:r>
            <w:r w:rsidR="00657471">
              <w:rPr>
                <w:noProof/>
                <w:webHidden/>
              </w:rPr>
              <w:instrText xml:space="preserve"> PAGEREF _Toc428543219 \h </w:instrText>
            </w:r>
            <w:r w:rsidR="00657471">
              <w:rPr>
                <w:noProof/>
                <w:webHidden/>
              </w:rPr>
            </w:r>
            <w:r w:rsidR="00657471">
              <w:rPr>
                <w:noProof/>
                <w:webHidden/>
              </w:rPr>
              <w:fldChar w:fldCharType="separate"/>
            </w:r>
            <w:r w:rsidR="0090159D">
              <w:rPr>
                <w:noProof/>
                <w:webHidden/>
              </w:rPr>
              <w:t>10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0" w:history="1">
            <w:r w:rsidR="00657471" w:rsidRPr="001058B5">
              <w:rPr>
                <w:rStyle w:val="Hyperlink"/>
                <w:noProof/>
              </w:rPr>
              <w:t>3.5.2.</w:t>
            </w:r>
            <w:r w:rsidR="00657471">
              <w:rPr>
                <w:rFonts w:eastAsiaTheme="minorEastAsia"/>
                <w:noProof/>
                <w:lang w:eastAsia="de-CH"/>
              </w:rPr>
              <w:tab/>
            </w:r>
            <w:r w:rsidR="00657471" w:rsidRPr="001058B5">
              <w:rPr>
                <w:rStyle w:val="Hyperlink"/>
                <w:noProof/>
              </w:rPr>
              <w:t>Organisatorische Rahmenbedingungen</w:t>
            </w:r>
            <w:r w:rsidR="00657471">
              <w:rPr>
                <w:noProof/>
                <w:webHidden/>
              </w:rPr>
              <w:tab/>
            </w:r>
            <w:r w:rsidR="00657471">
              <w:rPr>
                <w:noProof/>
                <w:webHidden/>
              </w:rPr>
              <w:fldChar w:fldCharType="begin"/>
            </w:r>
            <w:r w:rsidR="00657471">
              <w:rPr>
                <w:noProof/>
                <w:webHidden/>
              </w:rPr>
              <w:instrText xml:space="preserve"> PAGEREF _Toc428543220 \h </w:instrText>
            </w:r>
            <w:r w:rsidR="00657471">
              <w:rPr>
                <w:noProof/>
                <w:webHidden/>
              </w:rPr>
            </w:r>
            <w:r w:rsidR="00657471">
              <w:rPr>
                <w:noProof/>
                <w:webHidden/>
              </w:rPr>
              <w:fldChar w:fldCharType="separate"/>
            </w:r>
            <w:r w:rsidR="0090159D">
              <w:rPr>
                <w:noProof/>
                <w:webHidden/>
              </w:rPr>
              <w:t>11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1" w:history="1">
            <w:r w:rsidR="00657471" w:rsidRPr="001058B5">
              <w:rPr>
                <w:rStyle w:val="Hyperlink"/>
                <w:noProof/>
              </w:rPr>
              <w:t>3.6.</w:t>
            </w:r>
            <w:r w:rsidR="00657471">
              <w:rPr>
                <w:rFonts w:eastAsiaTheme="minorEastAsia"/>
                <w:noProof/>
                <w:lang w:eastAsia="de-CH"/>
              </w:rPr>
              <w:tab/>
            </w:r>
            <w:r w:rsidR="00657471" w:rsidRPr="001058B5">
              <w:rPr>
                <w:rStyle w:val="Hyperlink"/>
                <w:noProof/>
              </w:rPr>
              <w:t>Anwendungsfälle</w:t>
            </w:r>
            <w:r w:rsidR="00657471">
              <w:rPr>
                <w:noProof/>
                <w:webHidden/>
              </w:rPr>
              <w:tab/>
            </w:r>
            <w:r w:rsidR="00657471">
              <w:rPr>
                <w:noProof/>
                <w:webHidden/>
              </w:rPr>
              <w:fldChar w:fldCharType="begin"/>
            </w:r>
            <w:r w:rsidR="00657471">
              <w:rPr>
                <w:noProof/>
                <w:webHidden/>
              </w:rPr>
              <w:instrText xml:space="preserve"> PAGEREF _Toc428543221 \h </w:instrText>
            </w:r>
            <w:r w:rsidR="00657471">
              <w:rPr>
                <w:noProof/>
                <w:webHidden/>
              </w:rPr>
            </w:r>
            <w:r w:rsidR="00657471">
              <w:rPr>
                <w:noProof/>
                <w:webHidden/>
              </w:rPr>
              <w:fldChar w:fldCharType="separate"/>
            </w:r>
            <w:r w:rsidR="0090159D">
              <w:rPr>
                <w:noProof/>
                <w:webHidden/>
              </w:rPr>
              <w:t>12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2" w:history="1">
            <w:r w:rsidR="00657471" w:rsidRPr="001058B5">
              <w:rPr>
                <w:rStyle w:val="Hyperlink"/>
                <w:noProof/>
              </w:rPr>
              <w:t>3.6.1.</w:t>
            </w:r>
            <w:r w:rsidR="00657471">
              <w:rPr>
                <w:rFonts w:eastAsiaTheme="minorEastAsia"/>
                <w:noProof/>
                <w:lang w:eastAsia="de-CH"/>
              </w:rPr>
              <w:tab/>
            </w:r>
            <w:r w:rsidR="00657471" w:rsidRPr="001058B5">
              <w:rPr>
                <w:rStyle w:val="Hyperlink"/>
                <w:noProof/>
              </w:rPr>
              <w:t>Prozessablauf</w:t>
            </w:r>
            <w:r w:rsidR="00657471">
              <w:rPr>
                <w:noProof/>
                <w:webHidden/>
              </w:rPr>
              <w:tab/>
            </w:r>
            <w:r w:rsidR="00657471">
              <w:rPr>
                <w:noProof/>
                <w:webHidden/>
              </w:rPr>
              <w:fldChar w:fldCharType="begin"/>
            </w:r>
            <w:r w:rsidR="00657471">
              <w:rPr>
                <w:noProof/>
                <w:webHidden/>
              </w:rPr>
              <w:instrText xml:space="preserve"> PAGEREF _Toc428543222 \h </w:instrText>
            </w:r>
            <w:r w:rsidR="00657471">
              <w:rPr>
                <w:noProof/>
                <w:webHidden/>
              </w:rPr>
            </w:r>
            <w:r w:rsidR="00657471">
              <w:rPr>
                <w:noProof/>
                <w:webHidden/>
              </w:rPr>
              <w:fldChar w:fldCharType="separate"/>
            </w:r>
            <w:r w:rsidR="0090159D">
              <w:rPr>
                <w:noProof/>
                <w:webHidden/>
              </w:rPr>
              <w:t>14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3" w:history="1">
            <w:r w:rsidR="00657471" w:rsidRPr="001058B5">
              <w:rPr>
                <w:rStyle w:val="Hyperlink"/>
                <w:noProof/>
              </w:rPr>
              <w:t>3.7.</w:t>
            </w:r>
            <w:r w:rsidR="00657471">
              <w:rPr>
                <w:rFonts w:eastAsiaTheme="minorEastAsia"/>
                <w:noProof/>
                <w:lang w:eastAsia="de-CH"/>
              </w:rPr>
              <w:tab/>
            </w:r>
            <w:r w:rsidR="00657471" w:rsidRPr="001058B5">
              <w:rPr>
                <w:rStyle w:val="Hyperlink"/>
                <w:noProof/>
              </w:rPr>
              <w:t>Anforderungen</w:t>
            </w:r>
            <w:r w:rsidR="00657471">
              <w:rPr>
                <w:noProof/>
                <w:webHidden/>
              </w:rPr>
              <w:tab/>
            </w:r>
            <w:r w:rsidR="00657471">
              <w:rPr>
                <w:noProof/>
                <w:webHidden/>
              </w:rPr>
              <w:fldChar w:fldCharType="begin"/>
            </w:r>
            <w:r w:rsidR="00657471">
              <w:rPr>
                <w:noProof/>
                <w:webHidden/>
              </w:rPr>
              <w:instrText xml:space="preserve"> PAGEREF _Toc428543223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4" w:history="1">
            <w:r w:rsidR="00657471" w:rsidRPr="001058B5">
              <w:rPr>
                <w:rStyle w:val="Hyperlink"/>
                <w:noProof/>
              </w:rPr>
              <w:t>3.7.1.</w:t>
            </w:r>
            <w:r w:rsidR="00657471">
              <w:rPr>
                <w:rFonts w:eastAsiaTheme="minorEastAsia"/>
                <w:noProof/>
                <w:lang w:eastAsia="de-CH"/>
              </w:rPr>
              <w:tab/>
            </w:r>
            <w:r w:rsidR="00657471" w:rsidRPr="001058B5">
              <w:rPr>
                <w:rStyle w:val="Hyperlink"/>
                <w:noProof/>
              </w:rPr>
              <w:t>Funktionale Anforderungen</w:t>
            </w:r>
            <w:r w:rsidR="00657471">
              <w:rPr>
                <w:noProof/>
                <w:webHidden/>
              </w:rPr>
              <w:tab/>
            </w:r>
            <w:r w:rsidR="00657471">
              <w:rPr>
                <w:noProof/>
                <w:webHidden/>
              </w:rPr>
              <w:fldChar w:fldCharType="begin"/>
            </w:r>
            <w:r w:rsidR="00657471">
              <w:rPr>
                <w:noProof/>
                <w:webHidden/>
              </w:rPr>
              <w:instrText xml:space="preserve"> PAGEREF _Toc428543224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5" w:history="1">
            <w:r w:rsidR="00657471" w:rsidRPr="001058B5">
              <w:rPr>
                <w:rStyle w:val="Hyperlink"/>
                <w:noProof/>
              </w:rPr>
              <w:t>3.7.2.</w:t>
            </w:r>
            <w:r w:rsidR="00657471">
              <w:rPr>
                <w:rFonts w:eastAsiaTheme="minorEastAsia"/>
                <w:noProof/>
                <w:lang w:eastAsia="de-CH"/>
              </w:rPr>
              <w:tab/>
            </w:r>
            <w:r w:rsidR="00657471" w:rsidRPr="001058B5">
              <w:rPr>
                <w:rStyle w:val="Hyperlink"/>
                <w:noProof/>
              </w:rPr>
              <w:t>Nicht-funktionale Anforderungen</w:t>
            </w:r>
            <w:r w:rsidR="00657471">
              <w:rPr>
                <w:noProof/>
                <w:webHidden/>
              </w:rPr>
              <w:tab/>
            </w:r>
            <w:r w:rsidR="00657471">
              <w:rPr>
                <w:noProof/>
                <w:webHidden/>
              </w:rPr>
              <w:fldChar w:fldCharType="begin"/>
            </w:r>
            <w:r w:rsidR="00657471">
              <w:rPr>
                <w:noProof/>
                <w:webHidden/>
              </w:rPr>
              <w:instrText xml:space="preserve"> PAGEREF _Toc428543225 \h </w:instrText>
            </w:r>
            <w:r w:rsidR="00657471">
              <w:rPr>
                <w:noProof/>
                <w:webHidden/>
              </w:rPr>
            </w:r>
            <w:r w:rsidR="00657471">
              <w:rPr>
                <w:noProof/>
                <w:webHidden/>
              </w:rPr>
              <w:fldChar w:fldCharType="separate"/>
            </w:r>
            <w:r w:rsidR="0090159D">
              <w:rPr>
                <w:noProof/>
                <w:webHidden/>
              </w:rPr>
              <w:t>20</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26" w:history="1">
            <w:r w:rsidR="00657471" w:rsidRPr="001058B5">
              <w:rPr>
                <w:rStyle w:val="Hyperlink"/>
                <w:noProof/>
              </w:rPr>
              <w:t>4.</w:t>
            </w:r>
            <w:r w:rsidR="00657471">
              <w:rPr>
                <w:rFonts w:eastAsiaTheme="minorEastAsia"/>
                <w:noProof/>
                <w:lang w:eastAsia="de-CH"/>
              </w:rPr>
              <w:tab/>
            </w:r>
            <w:r w:rsidR="00657471" w:rsidRPr="001058B5">
              <w:rPr>
                <w:rStyle w:val="Hyperlink"/>
                <w:noProof/>
              </w:rPr>
              <w:t>Konzept</w:t>
            </w:r>
            <w:r w:rsidR="00657471">
              <w:rPr>
                <w:noProof/>
                <w:webHidden/>
              </w:rPr>
              <w:tab/>
            </w:r>
            <w:r w:rsidR="00657471">
              <w:rPr>
                <w:noProof/>
                <w:webHidden/>
              </w:rPr>
              <w:fldChar w:fldCharType="begin"/>
            </w:r>
            <w:r w:rsidR="00657471">
              <w:rPr>
                <w:noProof/>
                <w:webHidden/>
              </w:rPr>
              <w:instrText xml:space="preserve"> PAGEREF _Toc428543226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7" w:history="1">
            <w:r w:rsidR="00657471" w:rsidRPr="001058B5">
              <w:rPr>
                <w:rStyle w:val="Hyperlink"/>
                <w:noProof/>
              </w:rPr>
              <w:t>4.1.</w:t>
            </w:r>
            <w:r w:rsidR="00657471">
              <w:rPr>
                <w:rFonts w:eastAsiaTheme="minorEastAsia"/>
                <w:noProof/>
                <w:lang w:eastAsia="de-CH"/>
              </w:rPr>
              <w:tab/>
            </w:r>
            <w:r w:rsidR="00657471" w:rsidRPr="001058B5">
              <w:rPr>
                <w:rStyle w:val="Hyperlink"/>
                <w:noProof/>
              </w:rPr>
              <w:t>Architektur</w:t>
            </w:r>
            <w:r w:rsidR="00657471">
              <w:rPr>
                <w:noProof/>
                <w:webHidden/>
              </w:rPr>
              <w:tab/>
            </w:r>
            <w:r w:rsidR="00657471">
              <w:rPr>
                <w:noProof/>
                <w:webHidden/>
              </w:rPr>
              <w:fldChar w:fldCharType="begin"/>
            </w:r>
            <w:r w:rsidR="00657471">
              <w:rPr>
                <w:noProof/>
                <w:webHidden/>
              </w:rPr>
              <w:instrText xml:space="preserve"> PAGEREF _Toc428543227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8" w:history="1">
            <w:r w:rsidR="00657471" w:rsidRPr="001058B5">
              <w:rPr>
                <w:rStyle w:val="Hyperlink"/>
                <w:noProof/>
              </w:rPr>
              <w:t>4.1.1.</w:t>
            </w:r>
            <w:r w:rsidR="00657471">
              <w:rPr>
                <w:rFonts w:eastAsiaTheme="minorEastAsia"/>
                <w:noProof/>
                <w:lang w:eastAsia="de-CH"/>
              </w:rPr>
              <w:tab/>
            </w:r>
            <w:r w:rsidR="00657471" w:rsidRPr="001058B5">
              <w:rPr>
                <w:rStyle w:val="Hyperlink"/>
                <w:noProof/>
              </w:rPr>
              <w:t>Beschreibung</w:t>
            </w:r>
            <w:r w:rsidR="00657471">
              <w:rPr>
                <w:noProof/>
                <w:webHidden/>
              </w:rPr>
              <w:tab/>
            </w:r>
            <w:r w:rsidR="00657471">
              <w:rPr>
                <w:noProof/>
                <w:webHidden/>
              </w:rPr>
              <w:fldChar w:fldCharType="begin"/>
            </w:r>
            <w:r w:rsidR="00657471">
              <w:rPr>
                <w:noProof/>
                <w:webHidden/>
              </w:rPr>
              <w:instrText xml:space="preserve"> PAGEREF _Toc428543228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9" w:history="1">
            <w:r w:rsidR="00657471" w:rsidRPr="001058B5">
              <w:rPr>
                <w:rStyle w:val="Hyperlink"/>
                <w:noProof/>
              </w:rPr>
              <w:t>4.1.2.</w:t>
            </w:r>
            <w:r w:rsidR="00657471">
              <w:rPr>
                <w:rFonts w:eastAsiaTheme="minorEastAsia"/>
                <w:noProof/>
                <w:lang w:eastAsia="de-CH"/>
              </w:rPr>
              <w:tab/>
            </w:r>
            <w:r w:rsidR="00657471" w:rsidRPr="001058B5">
              <w:rPr>
                <w:rStyle w:val="Hyperlink"/>
                <w:noProof/>
              </w:rPr>
              <w:t>Begründung</w:t>
            </w:r>
            <w:r w:rsidR="00657471">
              <w:rPr>
                <w:noProof/>
                <w:webHidden/>
              </w:rPr>
              <w:tab/>
            </w:r>
            <w:r w:rsidR="00657471">
              <w:rPr>
                <w:noProof/>
                <w:webHidden/>
              </w:rPr>
              <w:fldChar w:fldCharType="begin"/>
            </w:r>
            <w:r w:rsidR="00657471">
              <w:rPr>
                <w:noProof/>
                <w:webHidden/>
              </w:rPr>
              <w:instrText xml:space="preserve"> PAGEREF _Toc428543229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0" w:history="1">
            <w:r w:rsidR="00657471" w:rsidRPr="001058B5">
              <w:rPr>
                <w:rStyle w:val="Hyperlink"/>
                <w:noProof/>
              </w:rPr>
              <w:t>4.2.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_Toc428543230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1" w:history="1">
            <w:r w:rsidR="00657471" w:rsidRPr="001058B5">
              <w:rPr>
                <w:rStyle w:val="Hyperlink"/>
                <w:noProof/>
              </w:rPr>
              <w:t>4.2.1.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_Toc428543231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2" w:history="1">
            <w:r w:rsidR="00657471" w:rsidRPr="001058B5">
              <w:rPr>
                <w:rStyle w:val="Hyperlink"/>
                <w:noProof/>
              </w:rPr>
              <w:t>4.2.2.</w:t>
            </w:r>
            <w:r w:rsidR="00657471">
              <w:rPr>
                <w:rFonts w:eastAsiaTheme="minorEastAsia"/>
                <w:noProof/>
                <w:lang w:eastAsia="de-CH"/>
              </w:rPr>
              <w:tab/>
            </w:r>
            <w:r w:rsidR="00657471" w:rsidRPr="001058B5">
              <w:rPr>
                <w:rStyle w:val="Hyperlink"/>
                <w:noProof/>
              </w:rPr>
              <w:t>Listener</w:t>
            </w:r>
            <w:r w:rsidR="00657471">
              <w:rPr>
                <w:noProof/>
                <w:webHidden/>
              </w:rPr>
              <w:tab/>
            </w:r>
            <w:r w:rsidR="00657471">
              <w:rPr>
                <w:noProof/>
                <w:webHidden/>
              </w:rPr>
              <w:fldChar w:fldCharType="begin"/>
            </w:r>
            <w:r w:rsidR="00657471">
              <w:rPr>
                <w:noProof/>
                <w:webHidden/>
              </w:rPr>
              <w:instrText xml:space="preserve"> PAGEREF _Toc428543232 \h </w:instrText>
            </w:r>
            <w:r w:rsidR="00657471">
              <w:rPr>
                <w:noProof/>
                <w:webHidden/>
              </w:rPr>
            </w:r>
            <w:r w:rsidR="00657471">
              <w:rPr>
                <w:noProof/>
                <w:webHidden/>
              </w:rPr>
              <w:fldChar w:fldCharType="separate"/>
            </w:r>
            <w:r w:rsidR="0090159D">
              <w:rPr>
                <w:noProof/>
                <w:webHidden/>
              </w:rPr>
              <w:t>28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3" w:history="1">
            <w:r w:rsidR="00657471" w:rsidRPr="001058B5">
              <w:rPr>
                <w:rStyle w:val="Hyperlink"/>
                <w:noProof/>
              </w:rPr>
              <w:t>4.2.3.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_Toc428543233 \h </w:instrText>
            </w:r>
            <w:r w:rsidR="00657471">
              <w:rPr>
                <w:noProof/>
                <w:webHidden/>
              </w:rPr>
            </w:r>
            <w:r w:rsidR="00657471">
              <w:rPr>
                <w:noProof/>
                <w:webHidden/>
              </w:rPr>
              <w:fldChar w:fldCharType="separate"/>
            </w:r>
            <w:r w:rsidR="0090159D">
              <w:rPr>
                <w:noProof/>
                <w:webHidden/>
              </w:rPr>
              <w:t>29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4" w:history="1">
            <w:r w:rsidR="00657471" w:rsidRPr="001058B5">
              <w:rPr>
                <w:rStyle w:val="Hyperlink"/>
                <w:noProof/>
              </w:rPr>
              <w:t>4.3.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_Toc428543234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5" w:history="1">
            <w:r w:rsidR="00657471" w:rsidRPr="001058B5">
              <w:rPr>
                <w:rStyle w:val="Hyperlink"/>
                <w:noProof/>
              </w:rPr>
              <w:t>4.3.1.</w:t>
            </w:r>
            <w:r w:rsidR="00657471">
              <w:rPr>
                <w:rFonts w:eastAsiaTheme="minorEastAsia"/>
                <w:noProof/>
                <w:lang w:eastAsia="de-CH"/>
              </w:rPr>
              <w:tab/>
            </w:r>
            <w:r w:rsidR="00657471" w:rsidRPr="001058B5">
              <w:rPr>
                <w:rStyle w:val="Hyperlink"/>
                <w:noProof/>
              </w:rPr>
              <w:t>Service / Translator</w:t>
            </w:r>
            <w:r w:rsidR="00657471">
              <w:rPr>
                <w:noProof/>
                <w:webHidden/>
              </w:rPr>
              <w:tab/>
            </w:r>
            <w:r w:rsidR="00657471">
              <w:rPr>
                <w:noProof/>
                <w:webHidden/>
              </w:rPr>
              <w:fldChar w:fldCharType="begin"/>
            </w:r>
            <w:r w:rsidR="00657471">
              <w:rPr>
                <w:noProof/>
                <w:webHidden/>
              </w:rPr>
              <w:instrText xml:space="preserve"> PAGEREF _Toc428543235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6" w:history="1">
            <w:r w:rsidR="00657471" w:rsidRPr="001058B5">
              <w:rPr>
                <w:rStyle w:val="Hyperlink"/>
                <w:noProof/>
              </w:rPr>
              <w:t>4.3.2.</w:t>
            </w:r>
            <w:r w:rsidR="00657471">
              <w:rPr>
                <w:rFonts w:eastAsiaTheme="minorEastAsia"/>
                <w:noProof/>
                <w:lang w:eastAsia="de-CH"/>
              </w:rPr>
              <w:tab/>
            </w:r>
            <w:r w:rsidR="00657471" w:rsidRPr="001058B5">
              <w:rPr>
                <w:rStyle w:val="Hyperlink"/>
                <w:noProof/>
              </w:rPr>
              <w:t>Service</w:t>
            </w:r>
            <w:r w:rsidR="00657471">
              <w:rPr>
                <w:noProof/>
                <w:webHidden/>
              </w:rPr>
              <w:tab/>
            </w:r>
            <w:r w:rsidR="00657471">
              <w:rPr>
                <w:noProof/>
                <w:webHidden/>
              </w:rPr>
              <w:fldChar w:fldCharType="begin"/>
            </w:r>
            <w:r w:rsidR="00657471">
              <w:rPr>
                <w:noProof/>
                <w:webHidden/>
              </w:rPr>
              <w:instrText xml:space="preserve"> PAGEREF _Toc428543236 \h </w:instrText>
            </w:r>
            <w:r w:rsidR="00657471">
              <w:rPr>
                <w:noProof/>
                <w:webHidden/>
              </w:rPr>
            </w:r>
            <w:r w:rsidR="00657471">
              <w:rPr>
                <w:noProof/>
                <w:webHidden/>
              </w:rPr>
              <w:fldChar w:fldCharType="separate"/>
            </w:r>
            <w:r w:rsidR="0090159D">
              <w:rPr>
                <w:noProof/>
                <w:webHidden/>
              </w:rPr>
              <w:t>32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7" w:history="1">
            <w:r w:rsidR="00657471" w:rsidRPr="001058B5">
              <w:rPr>
                <w:rStyle w:val="Hyperlink"/>
                <w:noProof/>
              </w:rPr>
              <w:t>4.3.3.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_Toc428543237 \h </w:instrText>
            </w:r>
            <w:r w:rsidR="00657471">
              <w:rPr>
                <w:noProof/>
                <w:webHidden/>
              </w:rPr>
            </w:r>
            <w:r w:rsidR="00657471">
              <w:rPr>
                <w:noProof/>
                <w:webHidden/>
              </w:rPr>
              <w:fldChar w:fldCharType="separate"/>
            </w:r>
            <w:r w:rsidR="0090159D">
              <w:rPr>
                <w:noProof/>
                <w:webHidden/>
              </w:rPr>
              <w:t>33</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38" w:history="1">
            <w:r w:rsidR="00657471" w:rsidRPr="001058B5">
              <w:rPr>
                <w:rStyle w:val="Hyperlink"/>
                <w:noProof/>
              </w:rPr>
              <w:t>5.</w:t>
            </w:r>
            <w:r w:rsidR="00657471">
              <w:rPr>
                <w:rFonts w:eastAsiaTheme="minorEastAsia"/>
                <w:noProof/>
                <w:lang w:eastAsia="de-CH"/>
              </w:rPr>
              <w:tab/>
            </w:r>
            <w:r w:rsidR="00657471" w:rsidRPr="001058B5">
              <w:rPr>
                <w:rStyle w:val="Hyperlink"/>
                <w:noProof/>
              </w:rPr>
              <w:t>Proof of Concept „PoC“</w:t>
            </w:r>
            <w:r w:rsidR="00657471">
              <w:rPr>
                <w:noProof/>
                <w:webHidden/>
              </w:rPr>
              <w:tab/>
            </w:r>
            <w:r w:rsidR="00657471">
              <w:rPr>
                <w:noProof/>
                <w:webHidden/>
              </w:rPr>
              <w:fldChar w:fldCharType="begin"/>
            </w:r>
            <w:r w:rsidR="00657471">
              <w:rPr>
                <w:noProof/>
                <w:webHidden/>
              </w:rPr>
              <w:instrText xml:space="preserve"> PAGEREF _Toc428543238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9" w:history="1">
            <w:r w:rsidR="00657471" w:rsidRPr="001058B5">
              <w:rPr>
                <w:rStyle w:val="Hyperlink"/>
                <w:noProof/>
              </w:rPr>
              <w:t>5.1.</w:t>
            </w:r>
            <w:r w:rsidR="00657471">
              <w:rPr>
                <w:rFonts w:eastAsiaTheme="minorEastAsia"/>
                <w:noProof/>
                <w:lang w:eastAsia="de-CH"/>
              </w:rPr>
              <w:tab/>
            </w:r>
            <w:r w:rsidR="00657471" w:rsidRPr="001058B5">
              <w:rPr>
                <w:rStyle w:val="Hyperlink"/>
                <w:noProof/>
              </w:rPr>
              <w:t>Eingesetzte Technologien</w:t>
            </w:r>
            <w:r w:rsidR="00657471">
              <w:rPr>
                <w:noProof/>
                <w:webHidden/>
              </w:rPr>
              <w:tab/>
            </w:r>
            <w:r w:rsidR="00657471">
              <w:rPr>
                <w:noProof/>
                <w:webHidden/>
              </w:rPr>
              <w:fldChar w:fldCharType="begin"/>
            </w:r>
            <w:r w:rsidR="00657471">
              <w:rPr>
                <w:noProof/>
                <w:webHidden/>
              </w:rPr>
              <w:instrText xml:space="preserve"> PAGEREF _Toc428543239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0" w:history="1">
            <w:r w:rsidR="00657471" w:rsidRPr="001058B5">
              <w:rPr>
                <w:rStyle w:val="Hyperlink"/>
                <w:noProof/>
              </w:rPr>
              <w:t>5.1.1.</w:t>
            </w:r>
            <w:r w:rsidR="00657471">
              <w:rPr>
                <w:rFonts w:eastAsiaTheme="minorEastAsia"/>
                <w:noProof/>
                <w:lang w:eastAsia="de-CH"/>
              </w:rPr>
              <w:tab/>
            </w:r>
            <w:r w:rsidR="00657471" w:rsidRPr="001058B5">
              <w:rPr>
                <w:rStyle w:val="Hyperlink"/>
                <w:noProof/>
              </w:rPr>
              <w:t>Programmiersprachen</w:t>
            </w:r>
            <w:r w:rsidR="00657471">
              <w:rPr>
                <w:noProof/>
                <w:webHidden/>
              </w:rPr>
              <w:tab/>
            </w:r>
            <w:r w:rsidR="00657471">
              <w:rPr>
                <w:noProof/>
                <w:webHidden/>
              </w:rPr>
              <w:fldChar w:fldCharType="begin"/>
            </w:r>
            <w:r w:rsidR="00657471">
              <w:rPr>
                <w:noProof/>
                <w:webHidden/>
              </w:rPr>
              <w:instrText xml:space="preserve"> PAGEREF _Toc428543240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1" w:history="1">
            <w:r w:rsidR="00657471" w:rsidRPr="001058B5">
              <w:rPr>
                <w:rStyle w:val="Hyperlink"/>
                <w:noProof/>
              </w:rPr>
              <w:t>5.1.2.</w:t>
            </w:r>
            <w:r w:rsidR="00657471">
              <w:rPr>
                <w:rFonts w:eastAsiaTheme="minorEastAsia"/>
                <w:noProof/>
                <w:lang w:eastAsia="de-CH"/>
              </w:rPr>
              <w:tab/>
            </w:r>
            <w:r w:rsidR="00657471" w:rsidRPr="001058B5">
              <w:rPr>
                <w:rStyle w:val="Hyperlink"/>
                <w:noProof/>
              </w:rPr>
              <w:t>Entwicklerumgebung</w:t>
            </w:r>
            <w:r w:rsidR="00657471">
              <w:rPr>
                <w:noProof/>
                <w:webHidden/>
              </w:rPr>
              <w:tab/>
            </w:r>
            <w:r w:rsidR="00657471">
              <w:rPr>
                <w:noProof/>
                <w:webHidden/>
              </w:rPr>
              <w:fldChar w:fldCharType="begin"/>
            </w:r>
            <w:r w:rsidR="00657471">
              <w:rPr>
                <w:noProof/>
                <w:webHidden/>
              </w:rPr>
              <w:instrText xml:space="preserve"> PAGEREF _Toc428543241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2" w:history="1">
            <w:r w:rsidR="00657471" w:rsidRPr="001058B5">
              <w:rPr>
                <w:rStyle w:val="Hyperlink"/>
                <w:noProof/>
              </w:rPr>
              <w:t>5.1.3.</w:t>
            </w:r>
            <w:r w:rsidR="00657471">
              <w:rPr>
                <w:rFonts w:eastAsiaTheme="minorEastAsia"/>
                <w:noProof/>
                <w:lang w:eastAsia="de-CH"/>
              </w:rPr>
              <w:tab/>
            </w:r>
            <w:r w:rsidR="00657471" w:rsidRPr="001058B5">
              <w:rPr>
                <w:rStyle w:val="Hyperlink"/>
                <w:noProof/>
              </w:rPr>
              <w:t>Versionierung</w:t>
            </w:r>
            <w:r w:rsidR="00657471">
              <w:rPr>
                <w:noProof/>
                <w:webHidden/>
              </w:rPr>
              <w:tab/>
            </w:r>
            <w:r w:rsidR="00657471">
              <w:rPr>
                <w:noProof/>
                <w:webHidden/>
              </w:rPr>
              <w:fldChar w:fldCharType="begin"/>
            </w:r>
            <w:r w:rsidR="00657471">
              <w:rPr>
                <w:noProof/>
                <w:webHidden/>
              </w:rPr>
              <w:instrText xml:space="preserve"> PAGEREF _Toc428543242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3" w:history="1">
            <w:r w:rsidR="00657471" w:rsidRPr="001058B5">
              <w:rPr>
                <w:rStyle w:val="Hyperlink"/>
                <w:noProof/>
              </w:rPr>
              <w:t>5.1.4.</w:t>
            </w:r>
            <w:r w:rsidR="00657471">
              <w:rPr>
                <w:rFonts w:eastAsiaTheme="minorEastAsia"/>
                <w:noProof/>
                <w:lang w:eastAsia="de-CH"/>
              </w:rPr>
              <w:tab/>
            </w:r>
            <w:r w:rsidR="00657471" w:rsidRPr="001058B5">
              <w:rPr>
                <w:rStyle w:val="Hyperlink"/>
                <w:noProof/>
              </w:rPr>
              <w:t>Infrastruktur</w:t>
            </w:r>
            <w:r w:rsidR="00657471">
              <w:rPr>
                <w:noProof/>
                <w:webHidden/>
              </w:rPr>
              <w:tab/>
            </w:r>
            <w:r w:rsidR="00657471">
              <w:rPr>
                <w:noProof/>
                <w:webHidden/>
              </w:rPr>
              <w:fldChar w:fldCharType="begin"/>
            </w:r>
            <w:r w:rsidR="00657471">
              <w:rPr>
                <w:noProof/>
                <w:webHidden/>
              </w:rPr>
              <w:instrText xml:space="preserve"> PAGEREF _Toc428543243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4" w:history="1">
            <w:r w:rsidR="00657471" w:rsidRPr="001058B5">
              <w:rPr>
                <w:rStyle w:val="Hyperlink"/>
                <w:noProof/>
              </w:rPr>
              <w:t>5.1.5.</w:t>
            </w:r>
            <w:r w:rsidR="00657471">
              <w:rPr>
                <w:rFonts w:eastAsiaTheme="minorEastAsia"/>
                <w:noProof/>
                <w:lang w:eastAsia="de-CH"/>
              </w:rPr>
              <w:tab/>
            </w:r>
            <w:r w:rsidR="00657471" w:rsidRPr="001058B5">
              <w:rPr>
                <w:rStyle w:val="Hyperlink"/>
                <w:noProof/>
              </w:rPr>
              <w:t>Protokolle</w:t>
            </w:r>
            <w:r w:rsidR="00657471">
              <w:rPr>
                <w:noProof/>
                <w:webHidden/>
              </w:rPr>
              <w:tab/>
            </w:r>
            <w:r w:rsidR="00657471">
              <w:rPr>
                <w:noProof/>
                <w:webHidden/>
              </w:rPr>
              <w:fldChar w:fldCharType="begin"/>
            </w:r>
            <w:r w:rsidR="00657471">
              <w:rPr>
                <w:noProof/>
                <w:webHidden/>
              </w:rPr>
              <w:instrText xml:space="preserve"> PAGEREF _Toc428543244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45" w:history="1">
            <w:r w:rsidR="00657471" w:rsidRPr="001058B5">
              <w:rPr>
                <w:rStyle w:val="Hyperlink"/>
                <w:noProof/>
              </w:rPr>
              <w:t>5.2.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_Toc428543245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6" w:history="1">
            <w:r w:rsidR="00657471" w:rsidRPr="001058B5">
              <w:rPr>
                <w:rStyle w:val="Hyperlink"/>
                <w:noProof/>
              </w:rPr>
              <w:t>5.2.1.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_Toc428543246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7" w:history="1">
            <w:r w:rsidR="00657471" w:rsidRPr="001058B5">
              <w:rPr>
                <w:rStyle w:val="Hyperlink"/>
                <w:noProof/>
              </w:rPr>
              <w:t>5.2.2.</w:t>
            </w:r>
            <w:r w:rsidR="00657471">
              <w:rPr>
                <w:rFonts w:eastAsiaTheme="minorEastAsia"/>
                <w:noProof/>
                <w:lang w:eastAsia="de-CH"/>
              </w:rPr>
              <w:tab/>
            </w:r>
            <w:r w:rsidR="00657471" w:rsidRPr="001058B5">
              <w:rPr>
                <w:rStyle w:val="Hyperlink"/>
                <w:noProof/>
              </w:rPr>
              <w:t>Logfile Handler</w:t>
            </w:r>
            <w:r w:rsidR="00657471">
              <w:rPr>
                <w:noProof/>
                <w:webHidden/>
              </w:rPr>
              <w:tab/>
            </w:r>
            <w:r w:rsidR="00657471">
              <w:rPr>
                <w:noProof/>
                <w:webHidden/>
              </w:rPr>
              <w:fldChar w:fldCharType="begin"/>
            </w:r>
            <w:r w:rsidR="00657471">
              <w:rPr>
                <w:noProof/>
                <w:webHidden/>
              </w:rPr>
              <w:instrText xml:space="preserve"> PAGEREF _Toc428543247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8" w:history="1">
            <w:r w:rsidR="00657471" w:rsidRPr="001058B5">
              <w:rPr>
                <w:rStyle w:val="Hyperlink"/>
                <w:noProof/>
              </w:rPr>
              <w:t>5.2.3.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_Toc428543248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49" w:history="1">
            <w:r w:rsidR="00657471" w:rsidRPr="001058B5">
              <w:rPr>
                <w:rStyle w:val="Hyperlink"/>
                <w:noProof/>
              </w:rPr>
              <w:t>5.3.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_Toc428543249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0" w:history="1">
            <w:r w:rsidR="00657471" w:rsidRPr="001058B5">
              <w:rPr>
                <w:rStyle w:val="Hyperlink"/>
                <w:noProof/>
              </w:rPr>
              <w:t>5.3.1.</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_Toc428543250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1" w:history="1">
            <w:r w:rsidR="00657471" w:rsidRPr="001058B5">
              <w:rPr>
                <w:rStyle w:val="Hyperlink"/>
                <w:noProof/>
              </w:rPr>
              <w:t>5.3.2.</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_Toc428543251 \h </w:instrText>
            </w:r>
            <w:r w:rsidR="00657471">
              <w:rPr>
                <w:noProof/>
                <w:webHidden/>
              </w:rPr>
            </w:r>
            <w:r w:rsidR="00657471">
              <w:rPr>
                <w:noProof/>
                <w:webHidden/>
              </w:rPr>
              <w:fldChar w:fldCharType="separate"/>
            </w:r>
            <w:r w:rsidR="0090159D">
              <w:rPr>
                <w:noProof/>
                <w:webHidden/>
              </w:rPr>
              <w:t>41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52" w:history="1">
            <w:r w:rsidR="00657471" w:rsidRPr="001058B5">
              <w:rPr>
                <w:rStyle w:val="Hyperlink"/>
                <w:noProof/>
              </w:rPr>
              <w:t>5.4.</w:t>
            </w:r>
            <w:r w:rsidR="00657471">
              <w:rPr>
                <w:rFonts w:eastAsiaTheme="minorEastAsia"/>
                <w:noProof/>
                <w:lang w:eastAsia="de-CH"/>
              </w:rPr>
              <w:tab/>
            </w:r>
            <w:r w:rsidR="00657471" w:rsidRPr="001058B5">
              <w:rPr>
                <w:rStyle w:val="Hyperlink"/>
                <w:noProof/>
              </w:rPr>
              <w:t>Nicht funktionale Anforderungen</w:t>
            </w:r>
            <w:r w:rsidR="00657471">
              <w:rPr>
                <w:noProof/>
                <w:webHidden/>
              </w:rPr>
              <w:tab/>
            </w:r>
            <w:r w:rsidR="00657471">
              <w:rPr>
                <w:noProof/>
                <w:webHidden/>
              </w:rPr>
              <w:fldChar w:fldCharType="begin"/>
            </w:r>
            <w:r w:rsidR="00657471">
              <w:rPr>
                <w:noProof/>
                <w:webHidden/>
              </w:rPr>
              <w:instrText xml:space="preserve"> PAGEREF _Toc428543252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3" w:history="1">
            <w:r w:rsidR="00657471" w:rsidRPr="001058B5">
              <w:rPr>
                <w:rStyle w:val="Hyperlink"/>
                <w:noProof/>
              </w:rPr>
              <w:t>5.4.1.</w:t>
            </w:r>
            <w:r w:rsidR="00657471">
              <w:rPr>
                <w:rFonts w:eastAsiaTheme="minorEastAsia"/>
                <w:noProof/>
                <w:lang w:eastAsia="de-CH"/>
              </w:rPr>
              <w:tab/>
            </w:r>
            <w:r w:rsidR="00657471" w:rsidRPr="001058B5">
              <w:rPr>
                <w:rStyle w:val="Hyperlink"/>
                <w:noProof/>
              </w:rPr>
              <w:t>NFRQ-001 Angemessenheit</w:t>
            </w:r>
            <w:r w:rsidR="00657471">
              <w:rPr>
                <w:noProof/>
                <w:webHidden/>
              </w:rPr>
              <w:tab/>
            </w:r>
            <w:r w:rsidR="00657471">
              <w:rPr>
                <w:noProof/>
                <w:webHidden/>
              </w:rPr>
              <w:fldChar w:fldCharType="begin"/>
            </w:r>
            <w:r w:rsidR="00657471">
              <w:rPr>
                <w:noProof/>
                <w:webHidden/>
              </w:rPr>
              <w:instrText xml:space="preserve"> PAGEREF _Toc428543253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4" w:history="1">
            <w:r w:rsidR="00657471" w:rsidRPr="001058B5">
              <w:rPr>
                <w:rStyle w:val="Hyperlink"/>
                <w:noProof/>
              </w:rPr>
              <w:t>5.4.2.</w:t>
            </w:r>
            <w:r w:rsidR="00657471">
              <w:rPr>
                <w:rFonts w:eastAsiaTheme="minorEastAsia"/>
                <w:noProof/>
                <w:lang w:eastAsia="de-CH"/>
              </w:rPr>
              <w:tab/>
            </w:r>
            <w:r w:rsidR="00657471" w:rsidRPr="001058B5">
              <w:rPr>
                <w:rStyle w:val="Hyperlink"/>
                <w:noProof/>
              </w:rPr>
              <w:t>NFRQ-002 Interoperabilität</w:t>
            </w:r>
            <w:r w:rsidR="00657471">
              <w:rPr>
                <w:noProof/>
                <w:webHidden/>
              </w:rPr>
              <w:tab/>
            </w:r>
            <w:r w:rsidR="00657471">
              <w:rPr>
                <w:noProof/>
                <w:webHidden/>
              </w:rPr>
              <w:fldChar w:fldCharType="begin"/>
            </w:r>
            <w:r w:rsidR="00657471">
              <w:rPr>
                <w:noProof/>
                <w:webHidden/>
              </w:rPr>
              <w:instrText xml:space="preserve"> PAGEREF _Toc428543254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5" w:history="1">
            <w:r w:rsidR="00657471" w:rsidRPr="001058B5">
              <w:rPr>
                <w:rStyle w:val="Hyperlink"/>
                <w:noProof/>
              </w:rPr>
              <w:t>5.4.3.</w:t>
            </w:r>
            <w:r w:rsidR="00657471">
              <w:rPr>
                <w:rFonts w:eastAsiaTheme="minorEastAsia"/>
                <w:noProof/>
                <w:lang w:eastAsia="de-CH"/>
              </w:rPr>
              <w:tab/>
            </w:r>
            <w:r w:rsidR="00657471" w:rsidRPr="001058B5">
              <w:rPr>
                <w:rStyle w:val="Hyperlink"/>
                <w:noProof/>
              </w:rPr>
              <w:t>NFRQ-003 Sicherheit</w:t>
            </w:r>
            <w:r w:rsidR="00657471">
              <w:rPr>
                <w:noProof/>
                <w:webHidden/>
              </w:rPr>
              <w:tab/>
            </w:r>
            <w:r w:rsidR="00657471">
              <w:rPr>
                <w:noProof/>
                <w:webHidden/>
              </w:rPr>
              <w:fldChar w:fldCharType="begin"/>
            </w:r>
            <w:r w:rsidR="00657471">
              <w:rPr>
                <w:noProof/>
                <w:webHidden/>
              </w:rPr>
              <w:instrText xml:space="preserve"> PAGEREF _Toc428543255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6" w:history="1">
            <w:r w:rsidR="00657471" w:rsidRPr="001058B5">
              <w:rPr>
                <w:rStyle w:val="Hyperlink"/>
                <w:noProof/>
              </w:rPr>
              <w:t>5.4.4.</w:t>
            </w:r>
            <w:r w:rsidR="00657471">
              <w:rPr>
                <w:rFonts w:eastAsiaTheme="minorEastAsia"/>
                <w:noProof/>
                <w:lang w:eastAsia="de-CH"/>
              </w:rPr>
              <w:tab/>
            </w:r>
            <w:r w:rsidR="00657471" w:rsidRPr="001058B5">
              <w:rPr>
                <w:rStyle w:val="Hyperlink"/>
                <w:noProof/>
              </w:rPr>
              <w:t>NFRQ-004 Fehlertoleranz, NFRQ-005 Wiederherstellbarkeit und NFRQ-008 Analysierbarkeit</w:t>
            </w:r>
            <w:r w:rsidR="00657471">
              <w:rPr>
                <w:noProof/>
                <w:webHidden/>
              </w:rPr>
              <w:tab/>
            </w:r>
            <w:r w:rsidR="00657471">
              <w:rPr>
                <w:noProof/>
                <w:webHidden/>
              </w:rPr>
              <w:fldChar w:fldCharType="begin"/>
            </w:r>
            <w:r w:rsidR="00657471">
              <w:rPr>
                <w:noProof/>
                <w:webHidden/>
              </w:rPr>
              <w:instrText xml:space="preserve"> PAGEREF _Toc428543256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7" w:history="1">
            <w:r w:rsidR="00657471" w:rsidRPr="001058B5">
              <w:rPr>
                <w:rStyle w:val="Hyperlink"/>
                <w:noProof/>
              </w:rPr>
              <w:t>5.4.5.</w:t>
            </w:r>
            <w:r w:rsidR="00657471">
              <w:rPr>
                <w:rFonts w:eastAsiaTheme="minorEastAsia"/>
                <w:noProof/>
                <w:lang w:eastAsia="de-CH"/>
              </w:rPr>
              <w:tab/>
            </w:r>
            <w:r w:rsidR="00657471" w:rsidRPr="001058B5">
              <w:rPr>
                <w:rStyle w:val="Hyperlink"/>
                <w:noProof/>
              </w:rPr>
              <w:t>NFRQ-006 Zeitverhalten und NFRQ-007 Verbrauchsverhalten</w:t>
            </w:r>
            <w:r w:rsidR="00657471">
              <w:rPr>
                <w:noProof/>
                <w:webHidden/>
              </w:rPr>
              <w:tab/>
            </w:r>
            <w:r w:rsidR="00657471">
              <w:rPr>
                <w:noProof/>
                <w:webHidden/>
              </w:rPr>
              <w:fldChar w:fldCharType="begin"/>
            </w:r>
            <w:r w:rsidR="00657471">
              <w:rPr>
                <w:noProof/>
                <w:webHidden/>
              </w:rPr>
              <w:instrText xml:space="preserve"> PAGEREF _Toc428543257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8" w:history="1">
            <w:r w:rsidR="00657471" w:rsidRPr="001058B5">
              <w:rPr>
                <w:rStyle w:val="Hyperlink"/>
                <w:noProof/>
              </w:rPr>
              <w:t>5.4.6.</w:t>
            </w:r>
            <w:r w:rsidR="00657471">
              <w:rPr>
                <w:rFonts w:eastAsiaTheme="minorEastAsia"/>
                <w:noProof/>
                <w:lang w:eastAsia="de-CH"/>
              </w:rPr>
              <w:tab/>
            </w:r>
            <w:r w:rsidR="00657471" w:rsidRPr="001058B5">
              <w:rPr>
                <w:rStyle w:val="Hyperlink"/>
                <w:noProof/>
              </w:rPr>
              <w:t>NFRQ-009 Installierbarkeit</w:t>
            </w:r>
            <w:r w:rsidR="00657471">
              <w:rPr>
                <w:noProof/>
                <w:webHidden/>
              </w:rPr>
              <w:tab/>
            </w:r>
            <w:r w:rsidR="00657471">
              <w:rPr>
                <w:noProof/>
                <w:webHidden/>
              </w:rPr>
              <w:fldChar w:fldCharType="begin"/>
            </w:r>
            <w:r w:rsidR="00657471">
              <w:rPr>
                <w:noProof/>
                <w:webHidden/>
              </w:rPr>
              <w:instrText xml:space="preserve"> PAGEREF _Toc428543258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9" w:history="1">
            <w:r w:rsidR="00657471" w:rsidRPr="001058B5">
              <w:rPr>
                <w:rStyle w:val="Hyperlink"/>
                <w:noProof/>
              </w:rPr>
              <w:t>5.4.7.</w:t>
            </w:r>
            <w:r w:rsidR="00657471">
              <w:rPr>
                <w:rFonts w:eastAsiaTheme="minorEastAsia"/>
                <w:noProof/>
                <w:lang w:eastAsia="de-CH"/>
              </w:rPr>
              <w:tab/>
            </w:r>
            <w:r w:rsidR="00657471" w:rsidRPr="001058B5">
              <w:rPr>
                <w:rStyle w:val="Hyperlink"/>
                <w:noProof/>
              </w:rPr>
              <w:t>NFRQ-010 Austauschbarkeit</w:t>
            </w:r>
            <w:r w:rsidR="00657471">
              <w:rPr>
                <w:noProof/>
                <w:webHidden/>
              </w:rPr>
              <w:tab/>
            </w:r>
            <w:r w:rsidR="00657471">
              <w:rPr>
                <w:noProof/>
                <w:webHidden/>
              </w:rPr>
              <w:fldChar w:fldCharType="begin"/>
            </w:r>
            <w:r w:rsidR="00657471">
              <w:rPr>
                <w:noProof/>
                <w:webHidden/>
              </w:rPr>
              <w:instrText xml:space="preserve"> PAGEREF _Toc428543259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60" w:history="1">
            <w:r w:rsidR="00657471" w:rsidRPr="001058B5">
              <w:rPr>
                <w:rStyle w:val="Hyperlink"/>
                <w:noProof/>
              </w:rPr>
              <w:t>6.</w:t>
            </w:r>
            <w:r w:rsidR="00657471">
              <w:rPr>
                <w:rFonts w:eastAsiaTheme="minorEastAsia"/>
                <w:noProof/>
                <w:lang w:eastAsia="de-CH"/>
              </w:rPr>
              <w:tab/>
            </w:r>
            <w:r w:rsidR="00657471" w:rsidRPr="001058B5">
              <w:rPr>
                <w:rStyle w:val="Hyperlink"/>
                <w:noProof/>
              </w:rPr>
              <w:t>Testing</w:t>
            </w:r>
            <w:r w:rsidR="00657471">
              <w:rPr>
                <w:noProof/>
                <w:webHidden/>
              </w:rPr>
              <w:tab/>
            </w:r>
            <w:r w:rsidR="00657471">
              <w:rPr>
                <w:noProof/>
                <w:webHidden/>
              </w:rPr>
              <w:fldChar w:fldCharType="begin"/>
            </w:r>
            <w:r w:rsidR="00657471">
              <w:rPr>
                <w:noProof/>
                <w:webHidden/>
              </w:rPr>
              <w:instrText xml:space="preserve"> PAGEREF _Toc428543260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61" w:history="1">
            <w:r w:rsidR="00657471" w:rsidRPr="001058B5">
              <w:rPr>
                <w:rStyle w:val="Hyperlink"/>
                <w:noProof/>
              </w:rPr>
              <w:t>6.1.</w:t>
            </w:r>
            <w:r w:rsidR="00657471">
              <w:rPr>
                <w:rFonts w:eastAsiaTheme="minorEastAsia"/>
                <w:noProof/>
                <w:lang w:eastAsia="de-CH"/>
              </w:rPr>
              <w:tab/>
            </w:r>
            <w:r w:rsidR="00657471" w:rsidRPr="001058B5">
              <w:rPr>
                <w:rStyle w:val="Hyperlink"/>
                <w:noProof/>
              </w:rPr>
              <w:t>Unit Test</w:t>
            </w:r>
            <w:r w:rsidR="00657471">
              <w:rPr>
                <w:noProof/>
                <w:webHidden/>
              </w:rPr>
              <w:tab/>
            </w:r>
            <w:r w:rsidR="00657471">
              <w:rPr>
                <w:noProof/>
                <w:webHidden/>
              </w:rPr>
              <w:fldChar w:fldCharType="begin"/>
            </w:r>
            <w:r w:rsidR="00657471">
              <w:rPr>
                <w:noProof/>
                <w:webHidden/>
              </w:rPr>
              <w:instrText xml:space="preserve"> PAGEREF _Toc428543261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2" w:history="1">
            <w:r w:rsidR="00657471" w:rsidRPr="001058B5">
              <w:rPr>
                <w:rStyle w:val="Hyperlink"/>
                <w:noProof/>
              </w:rPr>
              <w:t>6.1.1.</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_Toc428543262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3" w:history="1">
            <w:r w:rsidR="00657471" w:rsidRPr="001058B5">
              <w:rPr>
                <w:rStyle w:val="Hyperlink"/>
                <w:noProof/>
              </w:rPr>
              <w:t>6.1.2.</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_Toc428543263 \h </w:instrText>
            </w:r>
            <w:r w:rsidR="00657471">
              <w:rPr>
                <w:noProof/>
                <w:webHidden/>
              </w:rPr>
            </w:r>
            <w:r w:rsidR="00657471">
              <w:rPr>
                <w:noProof/>
                <w:webHidden/>
              </w:rPr>
              <w:fldChar w:fldCharType="separate"/>
            </w:r>
            <w:r w:rsidR="0090159D">
              <w:rPr>
                <w:noProof/>
                <w:webHidden/>
              </w:rPr>
              <w:t>49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4" w:history="1">
            <w:r w:rsidR="00657471" w:rsidRPr="001058B5">
              <w:rPr>
                <w:rStyle w:val="Hyperlink"/>
                <w:noProof/>
              </w:rPr>
              <w:t>6.1.3.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_Toc428543264 \h </w:instrText>
            </w:r>
            <w:r w:rsidR="00657471">
              <w:rPr>
                <w:noProof/>
                <w:webHidden/>
              </w:rPr>
            </w:r>
            <w:r w:rsidR="00657471">
              <w:rPr>
                <w:noProof/>
                <w:webHidden/>
              </w:rPr>
              <w:fldChar w:fldCharType="separate"/>
            </w:r>
            <w:r w:rsidR="0090159D">
              <w:rPr>
                <w:noProof/>
                <w:webHidden/>
              </w:rPr>
              <w:t>50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5" w:history="1">
            <w:r w:rsidR="00657471" w:rsidRPr="001058B5">
              <w:rPr>
                <w:rStyle w:val="Hyperlink"/>
                <w:noProof/>
              </w:rPr>
              <w:t>6.1.4.</w:t>
            </w:r>
            <w:r w:rsidR="00657471">
              <w:rPr>
                <w:rFonts w:eastAsiaTheme="minorEastAsia"/>
                <w:noProof/>
                <w:lang w:eastAsia="de-CH"/>
              </w:rPr>
              <w:tab/>
            </w:r>
            <w:r w:rsidR="00657471" w:rsidRPr="001058B5">
              <w:rPr>
                <w:rStyle w:val="Hyperlink"/>
                <w:noProof/>
              </w:rPr>
              <w:t>Unit Test Abdeckung</w:t>
            </w:r>
            <w:r w:rsidR="00657471">
              <w:rPr>
                <w:noProof/>
                <w:webHidden/>
              </w:rPr>
              <w:tab/>
            </w:r>
            <w:r w:rsidR="00657471">
              <w:rPr>
                <w:noProof/>
                <w:webHidden/>
              </w:rPr>
              <w:fldChar w:fldCharType="begin"/>
            </w:r>
            <w:r w:rsidR="00657471">
              <w:rPr>
                <w:noProof/>
                <w:webHidden/>
              </w:rPr>
              <w:instrText xml:space="preserve"> PAGEREF _Toc428543265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6" w:history="1">
            <w:r w:rsidR="00657471" w:rsidRPr="001058B5">
              <w:rPr>
                <w:rStyle w:val="Hyperlink"/>
                <w:noProof/>
              </w:rPr>
              <w:t>6.1.5.</w:t>
            </w:r>
            <w:r w:rsidR="00657471">
              <w:rPr>
                <w:rFonts w:eastAsiaTheme="minorEastAsia"/>
                <w:noProof/>
                <w:lang w:eastAsia="de-CH"/>
              </w:rPr>
              <w:tab/>
            </w:r>
            <w:r w:rsidR="00657471" w:rsidRPr="001058B5">
              <w:rPr>
                <w:rStyle w:val="Hyperlink"/>
                <w:noProof/>
              </w:rPr>
              <w:t>Test Resultat</w:t>
            </w:r>
            <w:r w:rsidR="00657471">
              <w:rPr>
                <w:noProof/>
                <w:webHidden/>
              </w:rPr>
              <w:tab/>
            </w:r>
            <w:r w:rsidR="00657471">
              <w:rPr>
                <w:noProof/>
                <w:webHidden/>
              </w:rPr>
              <w:fldChar w:fldCharType="begin"/>
            </w:r>
            <w:r w:rsidR="00657471">
              <w:rPr>
                <w:noProof/>
                <w:webHidden/>
              </w:rPr>
              <w:instrText xml:space="preserve"> PAGEREF _Toc428543266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67" w:history="1">
            <w:r w:rsidR="00657471" w:rsidRPr="001058B5">
              <w:rPr>
                <w:rStyle w:val="Hyperlink"/>
                <w:noProof/>
              </w:rPr>
              <w:t>6.2.</w:t>
            </w:r>
            <w:r w:rsidR="00657471">
              <w:rPr>
                <w:rFonts w:eastAsiaTheme="minorEastAsia"/>
                <w:noProof/>
                <w:lang w:eastAsia="de-CH"/>
              </w:rPr>
              <w:tab/>
            </w:r>
            <w:r w:rsidR="00657471" w:rsidRPr="001058B5">
              <w:rPr>
                <w:rStyle w:val="Hyperlink"/>
                <w:noProof/>
              </w:rPr>
              <w:t>User Akzeptanz Tests</w:t>
            </w:r>
            <w:r w:rsidR="00657471">
              <w:rPr>
                <w:noProof/>
                <w:webHidden/>
              </w:rPr>
              <w:tab/>
            </w:r>
            <w:r w:rsidR="00657471">
              <w:rPr>
                <w:noProof/>
                <w:webHidden/>
              </w:rPr>
              <w:fldChar w:fldCharType="begin"/>
            </w:r>
            <w:r w:rsidR="00657471">
              <w:rPr>
                <w:noProof/>
                <w:webHidden/>
              </w:rPr>
              <w:instrText xml:space="preserve"> PAGEREF _Toc428543267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8" w:history="1">
            <w:r w:rsidR="00657471" w:rsidRPr="001058B5">
              <w:rPr>
                <w:rStyle w:val="Hyperlink"/>
                <w:noProof/>
                <w:lang w:val="fr-CH"/>
              </w:rPr>
              <w:t>6.2.1.</w:t>
            </w:r>
            <w:r w:rsidR="00657471">
              <w:rPr>
                <w:rFonts w:eastAsiaTheme="minorEastAsia"/>
                <w:noProof/>
                <w:lang w:eastAsia="de-CH"/>
              </w:rPr>
              <w:tab/>
            </w:r>
            <w:r w:rsidR="00657471" w:rsidRPr="001058B5">
              <w:rPr>
                <w:rStyle w:val="Hyperlink"/>
                <w:noProof/>
                <w:lang w:val="fr-CH"/>
              </w:rPr>
              <w:t>Logger FRQ-001, FRQ-002, FRQ-003</w:t>
            </w:r>
            <w:r w:rsidR="00657471">
              <w:rPr>
                <w:noProof/>
                <w:webHidden/>
              </w:rPr>
              <w:tab/>
            </w:r>
            <w:r w:rsidR="00657471">
              <w:rPr>
                <w:noProof/>
                <w:webHidden/>
              </w:rPr>
              <w:fldChar w:fldCharType="begin"/>
            </w:r>
            <w:r w:rsidR="00657471">
              <w:rPr>
                <w:noProof/>
                <w:webHidden/>
              </w:rPr>
              <w:instrText xml:space="preserve"> PAGEREF _Toc428543268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9" w:history="1">
            <w:r w:rsidR="00657471" w:rsidRPr="001058B5">
              <w:rPr>
                <w:rStyle w:val="Hyperlink"/>
                <w:noProof/>
                <w:lang w:val="fr-CH"/>
              </w:rPr>
              <w:t>6.2.2.</w:t>
            </w:r>
            <w:r w:rsidR="00657471">
              <w:rPr>
                <w:rFonts w:eastAsiaTheme="minorEastAsia"/>
                <w:noProof/>
                <w:lang w:eastAsia="de-CH"/>
              </w:rPr>
              <w:tab/>
            </w:r>
            <w:r w:rsidR="00657471" w:rsidRPr="001058B5">
              <w:rPr>
                <w:rStyle w:val="Hyperlink"/>
                <w:noProof/>
                <w:lang w:val="fr-CH"/>
              </w:rPr>
              <w:t>Transfer Handler FRQ-006</w:t>
            </w:r>
            <w:r w:rsidR="00657471">
              <w:rPr>
                <w:noProof/>
                <w:webHidden/>
              </w:rPr>
              <w:tab/>
            </w:r>
            <w:r w:rsidR="00657471">
              <w:rPr>
                <w:noProof/>
                <w:webHidden/>
              </w:rPr>
              <w:fldChar w:fldCharType="begin"/>
            </w:r>
            <w:r w:rsidR="00657471">
              <w:rPr>
                <w:noProof/>
                <w:webHidden/>
              </w:rPr>
              <w:instrText xml:space="preserve"> PAGEREF _Toc428543269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70" w:history="1">
            <w:r w:rsidR="00657471" w:rsidRPr="001058B5">
              <w:rPr>
                <w:rStyle w:val="Hyperlink"/>
                <w:noProof/>
                <w:lang w:val="fr-CH"/>
              </w:rPr>
              <w:t>6.2.3.</w:t>
            </w:r>
            <w:r w:rsidR="00657471">
              <w:rPr>
                <w:rFonts w:eastAsiaTheme="minorEastAsia"/>
                <w:noProof/>
                <w:lang w:eastAsia="de-CH"/>
              </w:rPr>
              <w:tab/>
            </w:r>
            <w:r w:rsidR="00657471" w:rsidRPr="001058B5">
              <w:rPr>
                <w:rStyle w:val="Hyperlink"/>
                <w:noProof/>
                <w:lang w:val="fr-CH"/>
              </w:rPr>
              <w:t>Translator FRQ-010</w:t>
            </w:r>
            <w:r w:rsidR="00657471">
              <w:rPr>
                <w:noProof/>
                <w:webHidden/>
              </w:rPr>
              <w:tab/>
            </w:r>
            <w:r w:rsidR="00657471">
              <w:rPr>
                <w:noProof/>
                <w:webHidden/>
              </w:rPr>
              <w:fldChar w:fldCharType="begin"/>
            </w:r>
            <w:r w:rsidR="00657471">
              <w:rPr>
                <w:noProof/>
                <w:webHidden/>
              </w:rPr>
              <w:instrText xml:space="preserve"> PAGEREF _Toc428543270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71" w:history="1">
            <w:r w:rsidR="00657471" w:rsidRPr="001058B5">
              <w:rPr>
                <w:rStyle w:val="Hyperlink"/>
                <w:noProof/>
                <w:lang w:val="fr-CH"/>
              </w:rPr>
              <w:t>6.2.4.</w:t>
            </w:r>
            <w:r w:rsidR="00657471">
              <w:rPr>
                <w:rFonts w:eastAsiaTheme="minorEastAsia"/>
                <w:noProof/>
                <w:lang w:eastAsia="de-CH"/>
              </w:rPr>
              <w:tab/>
            </w:r>
            <w:r w:rsidR="00657471" w:rsidRPr="001058B5">
              <w:rPr>
                <w:rStyle w:val="Hyperlink"/>
                <w:noProof/>
                <w:lang w:val="fr-CH"/>
              </w:rPr>
              <w:t>Translator FRQ-012</w:t>
            </w:r>
            <w:r w:rsidR="00657471">
              <w:rPr>
                <w:noProof/>
                <w:webHidden/>
              </w:rPr>
              <w:tab/>
            </w:r>
            <w:r w:rsidR="00657471">
              <w:rPr>
                <w:noProof/>
                <w:webHidden/>
              </w:rPr>
              <w:fldChar w:fldCharType="begin"/>
            </w:r>
            <w:r w:rsidR="00657471">
              <w:rPr>
                <w:noProof/>
                <w:webHidden/>
              </w:rPr>
              <w:instrText xml:space="preserve"> PAGEREF _Toc428543271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2" w:history="1">
            <w:r w:rsidR="00657471" w:rsidRPr="001058B5">
              <w:rPr>
                <w:rStyle w:val="Hyperlink"/>
                <w:noProof/>
              </w:rPr>
              <w:t>7.</w:t>
            </w:r>
            <w:r w:rsidR="00657471">
              <w:rPr>
                <w:rFonts w:eastAsiaTheme="minorEastAsia"/>
                <w:noProof/>
                <w:lang w:eastAsia="de-CH"/>
              </w:rPr>
              <w:tab/>
            </w:r>
            <w:r w:rsidR="00657471" w:rsidRPr="001058B5">
              <w:rPr>
                <w:rStyle w:val="Hyperlink"/>
                <w:noProof/>
              </w:rPr>
              <w:t>Fazit</w:t>
            </w:r>
            <w:r w:rsidR="00657471">
              <w:rPr>
                <w:noProof/>
                <w:webHidden/>
              </w:rPr>
              <w:tab/>
            </w:r>
            <w:r w:rsidR="00657471">
              <w:rPr>
                <w:noProof/>
                <w:webHidden/>
              </w:rPr>
              <w:fldChar w:fldCharType="begin"/>
            </w:r>
            <w:r w:rsidR="00657471">
              <w:rPr>
                <w:noProof/>
                <w:webHidden/>
              </w:rPr>
              <w:instrText xml:space="preserve"> PAGEREF _Toc428543272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3" w:history="1">
            <w:r w:rsidR="00657471" w:rsidRPr="001058B5">
              <w:rPr>
                <w:rStyle w:val="Hyperlink"/>
                <w:noProof/>
              </w:rPr>
              <w:t>7.1.</w:t>
            </w:r>
            <w:r w:rsidR="00657471">
              <w:rPr>
                <w:rFonts w:eastAsiaTheme="minorEastAsia"/>
                <w:noProof/>
                <w:lang w:eastAsia="de-CH"/>
              </w:rPr>
              <w:tab/>
            </w:r>
            <w:r w:rsidR="00657471" w:rsidRPr="001058B5">
              <w:rPr>
                <w:rStyle w:val="Hyperlink"/>
                <w:noProof/>
              </w:rPr>
              <w:t>Rückblick</w:t>
            </w:r>
            <w:r w:rsidR="00657471">
              <w:rPr>
                <w:noProof/>
                <w:webHidden/>
              </w:rPr>
              <w:tab/>
            </w:r>
            <w:r w:rsidR="00657471">
              <w:rPr>
                <w:noProof/>
                <w:webHidden/>
              </w:rPr>
              <w:fldChar w:fldCharType="begin"/>
            </w:r>
            <w:r w:rsidR="00657471">
              <w:rPr>
                <w:noProof/>
                <w:webHidden/>
              </w:rPr>
              <w:instrText xml:space="preserve"> PAGEREF _Toc428543273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4" w:history="1">
            <w:r w:rsidR="00657471" w:rsidRPr="001058B5">
              <w:rPr>
                <w:rStyle w:val="Hyperlink"/>
                <w:noProof/>
              </w:rPr>
              <w:t>7.2.</w:t>
            </w:r>
            <w:r w:rsidR="00657471">
              <w:rPr>
                <w:rFonts w:eastAsiaTheme="minorEastAsia"/>
                <w:noProof/>
                <w:lang w:eastAsia="de-CH"/>
              </w:rPr>
              <w:tab/>
            </w:r>
            <w:r w:rsidR="00657471" w:rsidRPr="001058B5">
              <w:rPr>
                <w:rStyle w:val="Hyperlink"/>
                <w:noProof/>
              </w:rPr>
              <w:t>Ausblick</w:t>
            </w:r>
            <w:r w:rsidR="00657471">
              <w:rPr>
                <w:noProof/>
                <w:webHidden/>
              </w:rPr>
              <w:tab/>
            </w:r>
            <w:r w:rsidR="00657471">
              <w:rPr>
                <w:noProof/>
                <w:webHidden/>
              </w:rPr>
              <w:fldChar w:fldCharType="begin"/>
            </w:r>
            <w:r w:rsidR="00657471">
              <w:rPr>
                <w:noProof/>
                <w:webHidden/>
              </w:rPr>
              <w:instrText xml:space="preserve"> PAGEREF _Toc428543274 \h </w:instrText>
            </w:r>
            <w:r w:rsidR="00657471">
              <w:rPr>
                <w:noProof/>
                <w:webHidden/>
              </w:rPr>
            </w:r>
            <w:r w:rsidR="00657471">
              <w:rPr>
                <w:noProof/>
                <w:webHidden/>
              </w:rPr>
              <w:fldChar w:fldCharType="separate"/>
            </w:r>
            <w:r w:rsidR="0090159D">
              <w:rPr>
                <w:noProof/>
                <w:webHidden/>
              </w:rPr>
              <w:t>55</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5" w:history="1">
            <w:r w:rsidR="00657471" w:rsidRPr="001058B5">
              <w:rPr>
                <w:rStyle w:val="Hyperlink"/>
                <w:noProof/>
              </w:rPr>
              <w:t>8.</w:t>
            </w:r>
            <w:r w:rsidR="00657471">
              <w:rPr>
                <w:rFonts w:eastAsiaTheme="minorEastAsia"/>
                <w:noProof/>
                <w:lang w:eastAsia="de-CH"/>
              </w:rPr>
              <w:tab/>
            </w:r>
            <w:r w:rsidR="00657471" w:rsidRPr="001058B5">
              <w:rPr>
                <w:rStyle w:val="Hyperlink"/>
                <w:noProof/>
              </w:rPr>
              <w:t>Verzeichnisse</w:t>
            </w:r>
            <w:r w:rsidR="00657471">
              <w:rPr>
                <w:noProof/>
                <w:webHidden/>
              </w:rPr>
              <w:tab/>
            </w:r>
            <w:r w:rsidR="00657471">
              <w:rPr>
                <w:noProof/>
                <w:webHidden/>
              </w:rPr>
              <w:fldChar w:fldCharType="begin"/>
            </w:r>
            <w:r w:rsidR="00657471">
              <w:rPr>
                <w:noProof/>
                <w:webHidden/>
              </w:rPr>
              <w:instrText xml:space="preserve"> PAGEREF _Toc428543275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6" w:history="1">
            <w:r w:rsidR="00657471" w:rsidRPr="001058B5">
              <w:rPr>
                <w:rStyle w:val="Hyperlink"/>
                <w:noProof/>
              </w:rPr>
              <w:t>8.1.</w:t>
            </w:r>
            <w:r w:rsidR="00657471">
              <w:rPr>
                <w:rFonts w:eastAsiaTheme="minorEastAsia"/>
                <w:noProof/>
                <w:lang w:eastAsia="de-CH"/>
              </w:rPr>
              <w:tab/>
            </w:r>
            <w:r w:rsidR="00657471" w:rsidRPr="001058B5">
              <w:rPr>
                <w:rStyle w:val="Hyperlink"/>
                <w:noProof/>
              </w:rPr>
              <w:t>Quellenverzeichnis</w:t>
            </w:r>
            <w:r w:rsidR="00657471">
              <w:rPr>
                <w:noProof/>
                <w:webHidden/>
              </w:rPr>
              <w:tab/>
            </w:r>
            <w:r w:rsidR="00657471">
              <w:rPr>
                <w:noProof/>
                <w:webHidden/>
              </w:rPr>
              <w:fldChar w:fldCharType="begin"/>
            </w:r>
            <w:r w:rsidR="00657471">
              <w:rPr>
                <w:noProof/>
                <w:webHidden/>
              </w:rPr>
              <w:instrText xml:space="preserve"> PAGEREF _Toc428543276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7" w:history="1">
            <w:r w:rsidR="00657471" w:rsidRPr="001058B5">
              <w:rPr>
                <w:rStyle w:val="Hyperlink"/>
                <w:noProof/>
              </w:rPr>
              <w:t>8.2.</w:t>
            </w:r>
            <w:r w:rsidR="00657471">
              <w:rPr>
                <w:rFonts w:eastAsiaTheme="minorEastAsia"/>
                <w:noProof/>
                <w:lang w:eastAsia="de-CH"/>
              </w:rPr>
              <w:tab/>
            </w:r>
            <w:r w:rsidR="00657471" w:rsidRPr="001058B5">
              <w:rPr>
                <w:rStyle w:val="Hyperlink"/>
                <w:noProof/>
                <w:lang w:val="en-US"/>
              </w:rPr>
              <w:t>Tabell</w:t>
            </w:r>
            <w:r w:rsidR="00657471" w:rsidRPr="001058B5">
              <w:rPr>
                <w:rStyle w:val="Hyperlink"/>
                <w:noProof/>
              </w:rPr>
              <w:t>enverzeichnis</w:t>
            </w:r>
            <w:r w:rsidR="00657471">
              <w:rPr>
                <w:noProof/>
                <w:webHidden/>
              </w:rPr>
              <w:tab/>
            </w:r>
            <w:r w:rsidR="00657471">
              <w:rPr>
                <w:noProof/>
                <w:webHidden/>
              </w:rPr>
              <w:fldChar w:fldCharType="begin"/>
            </w:r>
            <w:r w:rsidR="00657471">
              <w:rPr>
                <w:noProof/>
                <w:webHidden/>
              </w:rPr>
              <w:instrText xml:space="preserve"> PAGEREF _Toc428543277 \h </w:instrText>
            </w:r>
            <w:r w:rsidR="00657471">
              <w:rPr>
                <w:noProof/>
                <w:webHidden/>
              </w:rPr>
            </w:r>
            <w:r w:rsidR="00657471">
              <w:rPr>
                <w:noProof/>
                <w:webHidden/>
              </w:rPr>
              <w:fldChar w:fldCharType="separate"/>
            </w:r>
            <w:r w:rsidR="0090159D">
              <w:rPr>
                <w:noProof/>
                <w:webHidden/>
              </w:rPr>
              <w:t>57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8" w:history="1">
            <w:r w:rsidR="00657471" w:rsidRPr="001058B5">
              <w:rPr>
                <w:rStyle w:val="Hyperlink"/>
                <w:noProof/>
              </w:rPr>
              <w:t>8.3.</w:t>
            </w:r>
            <w:r w:rsidR="00657471">
              <w:rPr>
                <w:rFonts w:eastAsiaTheme="minorEastAsia"/>
                <w:noProof/>
                <w:lang w:eastAsia="de-CH"/>
              </w:rPr>
              <w:tab/>
            </w:r>
            <w:r w:rsidR="00657471" w:rsidRPr="001058B5">
              <w:rPr>
                <w:rStyle w:val="Hyperlink"/>
                <w:noProof/>
              </w:rPr>
              <w:t>Abbildungsverzeichnis</w:t>
            </w:r>
            <w:r w:rsidR="00657471">
              <w:rPr>
                <w:noProof/>
                <w:webHidden/>
              </w:rPr>
              <w:tab/>
            </w:r>
            <w:r w:rsidR="00657471">
              <w:rPr>
                <w:noProof/>
                <w:webHidden/>
              </w:rPr>
              <w:fldChar w:fldCharType="begin"/>
            </w:r>
            <w:r w:rsidR="00657471">
              <w:rPr>
                <w:noProof/>
                <w:webHidden/>
              </w:rPr>
              <w:instrText xml:space="preserve"> PAGEREF _Toc428543278 \h </w:instrText>
            </w:r>
            <w:r w:rsidR="00657471">
              <w:rPr>
                <w:noProof/>
                <w:webHidden/>
              </w:rPr>
            </w:r>
            <w:r w:rsidR="00657471">
              <w:rPr>
                <w:noProof/>
                <w:webHidden/>
              </w:rPr>
              <w:fldChar w:fldCharType="separate"/>
            </w:r>
            <w:r w:rsidR="0090159D">
              <w:rPr>
                <w:noProof/>
                <w:webHidden/>
              </w:rPr>
              <w:t>58</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9" w:history="1">
            <w:r w:rsidR="00657471" w:rsidRPr="001058B5">
              <w:rPr>
                <w:rStyle w:val="Hyperlink"/>
                <w:noProof/>
              </w:rPr>
              <w:t>9.</w:t>
            </w:r>
            <w:r w:rsidR="00657471">
              <w:rPr>
                <w:rFonts w:eastAsiaTheme="minorEastAsia"/>
                <w:noProof/>
                <w:lang w:eastAsia="de-CH"/>
              </w:rPr>
              <w:tab/>
            </w:r>
            <w:r w:rsidR="00657471" w:rsidRPr="001058B5">
              <w:rPr>
                <w:rStyle w:val="Hyperlink"/>
                <w:noProof/>
              </w:rPr>
              <w:t>Anhang</w:t>
            </w:r>
            <w:r w:rsidR="00657471">
              <w:rPr>
                <w:noProof/>
                <w:webHidden/>
              </w:rPr>
              <w:tab/>
            </w:r>
            <w:r w:rsidR="00657471">
              <w:rPr>
                <w:noProof/>
                <w:webHidden/>
              </w:rPr>
              <w:fldChar w:fldCharType="begin"/>
            </w:r>
            <w:r w:rsidR="00657471">
              <w:rPr>
                <w:noProof/>
                <w:webHidden/>
              </w:rPr>
              <w:instrText xml:space="preserve"> PAGEREF _Toc428543279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80" w:history="1">
            <w:r w:rsidR="00657471" w:rsidRPr="001058B5">
              <w:rPr>
                <w:rStyle w:val="Hyperlink"/>
                <w:noProof/>
              </w:rPr>
              <w:t>9.1.</w:t>
            </w:r>
            <w:r w:rsidR="00657471">
              <w:rPr>
                <w:rFonts w:eastAsiaTheme="minorEastAsia"/>
                <w:noProof/>
                <w:lang w:eastAsia="de-CH"/>
              </w:rPr>
              <w:tab/>
            </w:r>
            <w:r w:rsidR="00657471" w:rsidRPr="001058B5">
              <w:rPr>
                <w:rStyle w:val="Hyperlink"/>
                <w:noProof/>
              </w:rPr>
              <w:t>Methoden zum Abfangen von Bilder</w:t>
            </w:r>
            <w:r w:rsidR="00657471">
              <w:rPr>
                <w:noProof/>
                <w:webHidden/>
              </w:rPr>
              <w:tab/>
            </w:r>
            <w:r w:rsidR="00657471">
              <w:rPr>
                <w:noProof/>
                <w:webHidden/>
              </w:rPr>
              <w:fldChar w:fldCharType="begin"/>
            </w:r>
            <w:r w:rsidR="00657471">
              <w:rPr>
                <w:noProof/>
                <w:webHidden/>
              </w:rPr>
              <w:instrText xml:space="preserve"> PAGEREF _Toc428543280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1" w:history="1">
            <w:r w:rsidR="00657471" w:rsidRPr="001058B5">
              <w:rPr>
                <w:rStyle w:val="Hyperlink"/>
                <w:noProof/>
              </w:rPr>
              <w:t>9.1.1.</w:t>
            </w:r>
            <w:r w:rsidR="00657471">
              <w:rPr>
                <w:rFonts w:eastAsiaTheme="minorEastAsia"/>
                <w:noProof/>
                <w:lang w:eastAsia="de-CH"/>
              </w:rPr>
              <w:tab/>
            </w:r>
            <w:r w:rsidR="00657471" w:rsidRPr="001058B5">
              <w:rPr>
                <w:rStyle w:val="Hyperlink"/>
                <w:noProof/>
              </w:rPr>
              <w:t>Module</w:t>
            </w:r>
            <w:r w:rsidR="00657471">
              <w:rPr>
                <w:noProof/>
                <w:webHidden/>
              </w:rPr>
              <w:tab/>
            </w:r>
            <w:r w:rsidR="00657471">
              <w:rPr>
                <w:noProof/>
                <w:webHidden/>
              </w:rPr>
              <w:fldChar w:fldCharType="begin"/>
            </w:r>
            <w:r w:rsidR="00657471">
              <w:rPr>
                <w:noProof/>
                <w:webHidden/>
              </w:rPr>
              <w:instrText xml:space="preserve"> PAGEREF _Toc428543281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2" w:history="1">
            <w:r w:rsidR="00657471" w:rsidRPr="001058B5">
              <w:rPr>
                <w:rStyle w:val="Hyperlink"/>
                <w:noProof/>
              </w:rPr>
              <w:t>9.1.2.</w:t>
            </w:r>
            <w:r w:rsidR="00657471">
              <w:rPr>
                <w:rFonts w:eastAsiaTheme="minorEastAsia"/>
                <w:noProof/>
                <w:lang w:eastAsia="de-CH"/>
              </w:rPr>
              <w:tab/>
            </w:r>
            <w:r w:rsidR="00657471" w:rsidRPr="001058B5">
              <w:rPr>
                <w:rStyle w:val="Hyperlink"/>
                <w:noProof/>
              </w:rPr>
              <w:t>Advances Logging</w:t>
            </w:r>
            <w:r w:rsidR="00657471">
              <w:rPr>
                <w:noProof/>
                <w:webHidden/>
              </w:rPr>
              <w:tab/>
            </w:r>
            <w:r w:rsidR="00657471">
              <w:rPr>
                <w:noProof/>
                <w:webHidden/>
              </w:rPr>
              <w:fldChar w:fldCharType="begin"/>
            </w:r>
            <w:r w:rsidR="00657471">
              <w:rPr>
                <w:noProof/>
                <w:webHidden/>
              </w:rPr>
              <w:instrText xml:space="preserve"> PAGEREF _Toc428543282 \h </w:instrText>
            </w:r>
            <w:r w:rsidR="00657471">
              <w:rPr>
                <w:noProof/>
                <w:webHidden/>
              </w:rPr>
            </w:r>
            <w:r w:rsidR="00657471">
              <w:rPr>
                <w:noProof/>
                <w:webHidden/>
              </w:rPr>
              <w:fldChar w:fldCharType="separate"/>
            </w:r>
            <w:r w:rsidR="0090159D">
              <w:rPr>
                <w:noProof/>
                <w:webHidden/>
              </w:rPr>
              <w:t>61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3" w:history="1">
            <w:r w:rsidR="00657471" w:rsidRPr="001058B5">
              <w:rPr>
                <w:rStyle w:val="Hyperlink"/>
                <w:noProof/>
              </w:rPr>
              <w:t>9.1.3.</w:t>
            </w:r>
            <w:r w:rsidR="00657471">
              <w:rPr>
                <w:rFonts w:eastAsiaTheme="minorEastAsia"/>
                <w:noProof/>
                <w:lang w:eastAsia="de-CH"/>
              </w:rPr>
              <w:tab/>
            </w:r>
            <w:r w:rsidR="00657471" w:rsidRPr="001058B5">
              <w:rPr>
                <w:rStyle w:val="Hyperlink"/>
                <w:noProof/>
              </w:rPr>
              <w:t>HTTP Handler</w:t>
            </w:r>
            <w:r w:rsidR="00657471">
              <w:rPr>
                <w:noProof/>
                <w:webHidden/>
              </w:rPr>
              <w:tab/>
            </w:r>
            <w:r w:rsidR="00657471">
              <w:rPr>
                <w:noProof/>
                <w:webHidden/>
              </w:rPr>
              <w:fldChar w:fldCharType="begin"/>
            </w:r>
            <w:r w:rsidR="00657471">
              <w:rPr>
                <w:noProof/>
                <w:webHidden/>
              </w:rPr>
              <w:instrText xml:space="preserve"> PAGEREF _Toc428543283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84" w:history="1">
            <w:r w:rsidR="00657471" w:rsidRPr="001058B5">
              <w:rPr>
                <w:rStyle w:val="Hyperlink"/>
                <w:noProof/>
              </w:rPr>
              <w:t>9.2.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_Toc428543284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5" w:history="1">
            <w:r w:rsidR="00657471" w:rsidRPr="001058B5">
              <w:rPr>
                <w:rStyle w:val="Hyperlink"/>
                <w:noProof/>
              </w:rPr>
              <w:t>9.2.1.</w:t>
            </w:r>
            <w:r w:rsidR="00657471">
              <w:rPr>
                <w:rFonts w:eastAsiaTheme="minorEastAsia"/>
                <w:noProof/>
                <w:lang w:eastAsia="de-CH"/>
              </w:rPr>
              <w:tab/>
            </w:r>
            <w:r w:rsidR="00657471" w:rsidRPr="001058B5">
              <w:rPr>
                <w:rStyle w:val="Hyperlink"/>
                <w:noProof/>
              </w:rPr>
              <w:t>WCF (Windows Communication Foundation)</w:t>
            </w:r>
            <w:r w:rsidR="00657471">
              <w:rPr>
                <w:noProof/>
                <w:webHidden/>
              </w:rPr>
              <w:tab/>
            </w:r>
            <w:r w:rsidR="00657471">
              <w:rPr>
                <w:noProof/>
                <w:webHidden/>
              </w:rPr>
              <w:fldChar w:fldCharType="begin"/>
            </w:r>
            <w:r w:rsidR="00657471">
              <w:rPr>
                <w:noProof/>
                <w:webHidden/>
              </w:rPr>
              <w:instrText xml:space="preserve"> PAGEREF _Toc428543285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6" w:history="1">
            <w:r w:rsidR="00657471" w:rsidRPr="001058B5">
              <w:rPr>
                <w:rStyle w:val="Hyperlink"/>
                <w:noProof/>
              </w:rPr>
              <w:t>9.2.2.</w:t>
            </w:r>
            <w:r w:rsidR="00657471">
              <w:rPr>
                <w:rFonts w:eastAsiaTheme="minorEastAsia"/>
                <w:noProof/>
                <w:lang w:eastAsia="de-CH"/>
              </w:rPr>
              <w:tab/>
            </w:r>
            <w:r w:rsidR="00657471" w:rsidRPr="001058B5">
              <w:rPr>
                <w:rStyle w:val="Hyperlink"/>
                <w:noProof/>
              </w:rPr>
              <w:t>HTTPTransport</w:t>
            </w:r>
            <w:r w:rsidR="00657471">
              <w:rPr>
                <w:noProof/>
                <w:webHidden/>
              </w:rPr>
              <w:tab/>
            </w:r>
            <w:r w:rsidR="00657471">
              <w:rPr>
                <w:noProof/>
                <w:webHidden/>
              </w:rPr>
              <w:fldChar w:fldCharType="begin"/>
            </w:r>
            <w:r w:rsidR="00657471">
              <w:rPr>
                <w:noProof/>
                <w:webHidden/>
              </w:rPr>
              <w:instrText xml:space="preserve"> PAGEREF _Toc428543286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7" w:history="1">
            <w:r w:rsidR="00657471" w:rsidRPr="001058B5">
              <w:rPr>
                <w:rStyle w:val="Hyperlink"/>
                <w:noProof/>
              </w:rPr>
              <w:t>9.2.3.</w:t>
            </w:r>
            <w:r w:rsidR="00657471">
              <w:rPr>
                <w:rFonts w:eastAsiaTheme="minorEastAsia"/>
                <w:noProof/>
                <w:lang w:eastAsia="de-CH"/>
              </w:rPr>
              <w:tab/>
            </w:r>
            <w:r w:rsidR="00657471" w:rsidRPr="001058B5">
              <w:rPr>
                <w:rStyle w:val="Hyperlink"/>
                <w:noProof/>
              </w:rPr>
              <w:t>TCPTransport</w:t>
            </w:r>
            <w:r w:rsidR="00657471">
              <w:rPr>
                <w:noProof/>
                <w:webHidden/>
              </w:rPr>
              <w:tab/>
            </w:r>
            <w:r w:rsidR="00657471">
              <w:rPr>
                <w:noProof/>
                <w:webHidden/>
              </w:rPr>
              <w:fldChar w:fldCharType="begin"/>
            </w:r>
            <w:r w:rsidR="00657471">
              <w:rPr>
                <w:noProof/>
                <w:webHidden/>
              </w:rPr>
              <w:instrText xml:space="preserve"> PAGEREF _Toc428543287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8" w:history="1">
            <w:r w:rsidR="00657471" w:rsidRPr="001058B5">
              <w:rPr>
                <w:rStyle w:val="Hyperlink"/>
                <w:noProof/>
              </w:rPr>
              <w:t>9.2.4.</w:t>
            </w:r>
            <w:r w:rsidR="00657471">
              <w:rPr>
                <w:rFonts w:eastAsiaTheme="minorEastAsia"/>
                <w:noProof/>
                <w:lang w:eastAsia="de-CH"/>
              </w:rPr>
              <w:tab/>
            </w:r>
            <w:r w:rsidR="00657471" w:rsidRPr="001058B5">
              <w:rPr>
                <w:rStyle w:val="Hyperlink"/>
                <w:noProof/>
              </w:rPr>
              <w:t>NamePipeTransport</w:t>
            </w:r>
            <w:r w:rsidR="00657471">
              <w:rPr>
                <w:noProof/>
                <w:webHidden/>
              </w:rPr>
              <w:tab/>
            </w:r>
            <w:r w:rsidR="00657471">
              <w:rPr>
                <w:noProof/>
                <w:webHidden/>
              </w:rPr>
              <w:fldChar w:fldCharType="begin"/>
            </w:r>
            <w:r w:rsidR="00657471">
              <w:rPr>
                <w:noProof/>
                <w:webHidden/>
              </w:rPr>
              <w:instrText xml:space="preserve"> PAGEREF _Toc428543288 \h </w:instrText>
            </w:r>
            <w:r w:rsidR="00657471">
              <w:rPr>
                <w:noProof/>
                <w:webHidden/>
              </w:rPr>
            </w:r>
            <w:r w:rsidR="00657471">
              <w:rPr>
                <w:noProof/>
                <w:webHidden/>
              </w:rPr>
              <w:fldChar w:fldCharType="separate"/>
            </w:r>
            <w:r w:rsidR="0090159D">
              <w:rPr>
                <w:noProof/>
                <w:webHidden/>
              </w:rPr>
              <w:t>67</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9" w:history="1">
            <w:r w:rsidR="00657471" w:rsidRPr="001058B5">
              <w:rPr>
                <w:rStyle w:val="Hyperlink"/>
                <w:noProof/>
              </w:rPr>
              <w:t>9.2.5.</w:t>
            </w:r>
            <w:r w:rsidR="00657471">
              <w:rPr>
                <w:rFonts w:eastAsiaTheme="minorEastAsia"/>
                <w:noProof/>
                <w:lang w:eastAsia="de-CH"/>
              </w:rPr>
              <w:tab/>
            </w:r>
            <w:r w:rsidR="00657471" w:rsidRPr="001058B5">
              <w:rPr>
                <w:rStyle w:val="Hyperlink"/>
                <w:noProof/>
              </w:rPr>
              <w:t>WCF Funktionsübersicht</w:t>
            </w:r>
            <w:r w:rsidR="00657471">
              <w:rPr>
                <w:noProof/>
                <w:webHidden/>
              </w:rPr>
              <w:tab/>
            </w:r>
            <w:r w:rsidR="00657471">
              <w:rPr>
                <w:noProof/>
                <w:webHidden/>
              </w:rPr>
              <w:fldChar w:fldCharType="begin"/>
            </w:r>
            <w:r w:rsidR="00657471">
              <w:rPr>
                <w:noProof/>
                <w:webHidden/>
              </w:rPr>
              <w:instrText xml:space="preserve"> PAGEREF _Toc428543289 \h </w:instrText>
            </w:r>
            <w:r w:rsidR="00657471">
              <w:rPr>
                <w:noProof/>
                <w:webHidden/>
              </w:rPr>
            </w:r>
            <w:r w:rsidR="00657471">
              <w:rPr>
                <w:noProof/>
                <w:webHidden/>
              </w:rPr>
              <w:fldChar w:fldCharType="separate"/>
            </w:r>
            <w:r w:rsidR="0090159D">
              <w:rPr>
                <w:noProof/>
                <w:webHidden/>
              </w:rPr>
              <w:t>68</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90" w:history="1">
            <w:r w:rsidR="00657471" w:rsidRPr="001058B5">
              <w:rPr>
                <w:rStyle w:val="Hyperlink"/>
                <w:noProof/>
              </w:rPr>
              <w:t>9.3.</w:t>
            </w:r>
            <w:r w:rsidR="00657471">
              <w:rPr>
                <w:rFonts w:eastAsiaTheme="minorEastAsia"/>
                <w:noProof/>
                <w:lang w:eastAsia="de-CH"/>
              </w:rPr>
              <w:tab/>
            </w:r>
            <w:r w:rsidR="00657471" w:rsidRPr="001058B5">
              <w:rPr>
                <w:rStyle w:val="Hyperlink"/>
                <w:noProof/>
              </w:rPr>
              <w:t>Textanalyse Software</w:t>
            </w:r>
            <w:r w:rsidR="00657471">
              <w:rPr>
                <w:noProof/>
                <w:webHidden/>
              </w:rPr>
              <w:tab/>
            </w:r>
            <w:r w:rsidR="00657471">
              <w:rPr>
                <w:noProof/>
                <w:webHidden/>
              </w:rPr>
              <w:fldChar w:fldCharType="begin"/>
            </w:r>
            <w:r w:rsidR="00657471">
              <w:rPr>
                <w:noProof/>
                <w:webHidden/>
              </w:rPr>
              <w:instrText xml:space="preserve"> PAGEREF _Toc428543290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91" w:history="1">
            <w:r w:rsidR="00657471" w:rsidRPr="001058B5">
              <w:rPr>
                <w:rStyle w:val="Hyperlink"/>
                <w:noProof/>
              </w:rPr>
              <w:t>9.3.1.</w:t>
            </w:r>
            <w:r w:rsidR="00657471">
              <w:rPr>
                <w:rFonts w:eastAsiaTheme="minorEastAsia"/>
                <w:noProof/>
                <w:lang w:eastAsia="de-CH"/>
              </w:rPr>
              <w:tab/>
            </w:r>
            <w:r w:rsidR="00657471" w:rsidRPr="001058B5">
              <w:rPr>
                <w:rStyle w:val="Hyperlink"/>
                <w:noProof/>
              </w:rPr>
              <w:t>GOCR</w:t>
            </w:r>
            <w:r w:rsidR="00657471">
              <w:rPr>
                <w:noProof/>
                <w:webHidden/>
              </w:rPr>
              <w:tab/>
            </w:r>
            <w:r w:rsidR="00657471">
              <w:rPr>
                <w:noProof/>
                <w:webHidden/>
              </w:rPr>
              <w:fldChar w:fldCharType="begin"/>
            </w:r>
            <w:r w:rsidR="00657471">
              <w:rPr>
                <w:noProof/>
                <w:webHidden/>
              </w:rPr>
              <w:instrText xml:space="preserve"> PAGEREF _Toc428543291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92" w:history="1">
            <w:r w:rsidR="00657471" w:rsidRPr="001058B5">
              <w:rPr>
                <w:rStyle w:val="Hyperlink"/>
                <w:noProof/>
              </w:rPr>
              <w:t>9.3.2.</w:t>
            </w:r>
            <w:r w:rsidR="00657471">
              <w:rPr>
                <w:rFonts w:eastAsiaTheme="minorEastAsia"/>
                <w:noProof/>
                <w:lang w:eastAsia="de-CH"/>
              </w:rPr>
              <w:tab/>
            </w:r>
            <w:r w:rsidR="00657471" w:rsidRPr="001058B5">
              <w:rPr>
                <w:rStyle w:val="Hyperlink"/>
                <w:noProof/>
              </w:rPr>
              <w:t>OCR Software Tesseract</w:t>
            </w:r>
            <w:r w:rsidR="00657471">
              <w:rPr>
                <w:noProof/>
                <w:webHidden/>
              </w:rPr>
              <w:tab/>
            </w:r>
            <w:r w:rsidR="00657471">
              <w:rPr>
                <w:noProof/>
                <w:webHidden/>
              </w:rPr>
              <w:fldChar w:fldCharType="begin"/>
            </w:r>
            <w:r w:rsidR="00657471">
              <w:rPr>
                <w:noProof/>
                <w:webHidden/>
              </w:rPr>
              <w:instrText xml:space="preserve"> PAGEREF _Toc428543292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20" w:name="_Toc428543193"/>
      <w:r w:rsidRPr="00774B0A">
        <w:lastRenderedPageBreak/>
        <w:t>Einleitung</w:t>
      </w:r>
      <w:bookmarkEnd w:id="20"/>
    </w:p>
    <w:p w:rsidR="00A30E8E" w:rsidRPr="00774B0A" w:rsidRDefault="00A30E8E" w:rsidP="00A30E8E"/>
    <w:p w:rsidR="003D6F30" w:rsidRDefault="003D6F30" w:rsidP="008B59CD">
      <w:pPr>
        <w:pStyle w:val="berschrift2"/>
        <w:numPr>
          <w:ilvl w:val="1"/>
          <w:numId w:val="18"/>
        </w:numPr>
        <w:ind w:left="426"/>
      </w:pPr>
      <w:bookmarkStart w:id="21" w:name="_Toc428543194"/>
      <w:r w:rsidRPr="00774B0A">
        <w:t>Motivation</w:t>
      </w:r>
      <w:bookmarkEnd w:id="21"/>
    </w:p>
    <w:p w:rsidR="008C1C28" w:rsidRDefault="008C1C28" w:rsidP="008C1C28">
      <w:r>
        <w:t>Aktuell arbeite</w:t>
      </w:r>
      <w:ins w:id="22" w:author="Roger" w:date="2015-08-30T10:31:00Z">
        <w:r w:rsidR="00F70084">
          <w:t>t</w:t>
        </w:r>
      </w:ins>
      <w:r w:rsidR="00DB5013">
        <w:t xml:space="preserve"> der Autor dieser Arbeit </w:t>
      </w:r>
      <w:r>
        <w:t xml:space="preserve">in </w:t>
      </w:r>
      <w:r w:rsidR="00101545">
        <w:t>einer Abteilung</w:t>
      </w:r>
      <w:r>
        <w:t xml:space="preserve">, welche sich mit </w:t>
      </w:r>
      <w:ins w:id="23" w:author="Roger" w:date="2015-08-30T10:32:00Z">
        <w:r w:rsidR="00F70084">
          <w:t xml:space="preserve">der Problematik der Mitarbeiterüberwachung auseinandersetzt. </w:t>
        </w:r>
      </w:ins>
      <w:del w:id="24" w:author="Roger" w:date="2015-08-30T10:32:00Z">
        <w:r w:rsidDel="00F70084">
          <w:delText>dieser Problematik, Überwachung von Mitarbeiter, auseinandersetzt.</w:delText>
        </w:r>
      </w:del>
      <w:r>
        <w:t xml:space="preserve"> Bis jetzt hat </w:t>
      </w:r>
      <w:r w:rsidR="00101545">
        <w:t>die Abteilung</w:t>
      </w:r>
      <w:r>
        <w:t xml:space="preserve"> schon viele Anforderungen </w:t>
      </w:r>
      <w:r w:rsidR="00101545">
        <w:t>umgesetzt</w:t>
      </w:r>
      <w:r>
        <w:t xml:space="preserve">. Entweder kamen diese Anforderungen von der </w:t>
      </w:r>
      <w:ins w:id="25" w:author="Roger" w:date="2015-08-30T10:44:00Z">
        <w:r w:rsidR="00997628" w:rsidRPr="00774B0A">
          <w:t xml:space="preserve">Eidgenössische Finanzmarktaufsicht </w:t>
        </w:r>
        <w:r w:rsidR="00997628">
          <w:t>(</w:t>
        </w:r>
      </w:ins>
      <w:r>
        <w:t>FINMA</w:t>
      </w:r>
      <w:ins w:id="26" w:author="Roger" w:date="2015-08-30T10:44:00Z">
        <w:r w:rsidR="00997628">
          <w:t>)</w:t>
        </w:r>
      </w:ins>
      <w:r>
        <w:t xml:space="preserve"> direkt oder vom internen IT</w:t>
      </w:r>
      <w:ins w:id="27" w:author="Roger" w:date="2015-08-30T10:42:00Z">
        <w:r w:rsidR="00997628">
          <w:t>-</w:t>
        </w:r>
      </w:ins>
      <w:del w:id="28" w:author="Roger" w:date="2015-08-30T10:42:00Z">
        <w:r w:rsidDel="00997628">
          <w:delText xml:space="preserve"> </w:delText>
        </w:r>
      </w:del>
      <w:r>
        <w:t>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w:t>
      </w:r>
      <w:r w:rsidR="00DA6287">
        <w:t>Beine</w:t>
      </w:r>
      <w:r>
        <w:t xml:space="preserve"> zu stellen, welche</w:t>
      </w:r>
      <w:r w:rsidR="00DA6287">
        <w:t>s</w:t>
      </w:r>
      <w:r>
        <w:t xml:space="preserve"> die Hauptanforderung hat, Bilder zur Analyse vorzubereiten</w:t>
      </w:r>
      <w:r w:rsidR="00DA6287">
        <w:t>. Ziel dieser Arbeit ist zu zeigen</w:t>
      </w:r>
      <w:r w:rsidR="00361957">
        <w:t>, dass eine Implementierung einer Bildumwandlungssof</w:t>
      </w:r>
      <w:r w:rsidR="00101545">
        <w:t xml:space="preserve">tware anhand eines „Proof </w:t>
      </w:r>
      <w:proofErr w:type="spellStart"/>
      <w:r w:rsidR="00101545">
        <w:t>of</w:t>
      </w:r>
      <w:proofErr w:type="spellEnd"/>
      <w:r w:rsidR="00101545">
        <w:t xml:space="preserve"> </w:t>
      </w:r>
      <w:proofErr w:type="spellStart"/>
      <w:r w:rsidR="00101545">
        <w:t>Conc</w:t>
      </w:r>
      <w:r w:rsidR="00361957">
        <w:t>ept</w:t>
      </w:r>
      <w:proofErr w:type="spellEnd"/>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29" w:name="_Toc428543195"/>
      <w:r w:rsidRPr="00774B0A">
        <w:t>Thema</w:t>
      </w:r>
      <w:bookmarkEnd w:id="29"/>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30" w:name="_Toc428543196"/>
      <w:r w:rsidRPr="00774B0A">
        <w:t>Ausgangslage</w:t>
      </w:r>
      <w:bookmarkEnd w:id="30"/>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31" w:name="_Toc428543197"/>
      <w:r w:rsidRPr="00774B0A">
        <w:t>Problemstellung</w:t>
      </w:r>
      <w:bookmarkEnd w:id="31"/>
    </w:p>
    <w:p w:rsidR="003D6F30" w:rsidRPr="00774B0A" w:rsidRDefault="003D6F30" w:rsidP="003D6F30">
      <w:r w:rsidRPr="00774B0A">
        <w:t xml:space="preserve">Als Reaktion auf den Diebstahl von zahlreichen Kundendaten, sowie des anschliessenden Verkaufs von illegalen CDs, hat die </w:t>
      </w:r>
      <w:del w:id="32" w:author="Roger" w:date="2015-08-30T10:44:00Z">
        <w:r w:rsidRPr="00774B0A" w:rsidDel="00997628">
          <w:delText>Eidgenössische Finanzmarktaufsicht (</w:delText>
        </w:r>
      </w:del>
      <w:r w:rsidRPr="00774B0A">
        <w:t>FINMA</w:t>
      </w:r>
      <w:del w:id="33" w:author="Roger" w:date="2015-08-30T10:44:00Z">
        <w:r w:rsidRPr="00774B0A" w:rsidDel="00997628">
          <w:delText>)</w:delText>
        </w:r>
      </w:del>
      <w:r w:rsidRPr="00774B0A">
        <w:t xml:space="preserve">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B59CD">
      <w:pPr>
        <w:pStyle w:val="berschrift2"/>
        <w:numPr>
          <w:ilvl w:val="1"/>
          <w:numId w:val="18"/>
        </w:numPr>
        <w:ind w:left="426"/>
      </w:pPr>
      <w:bookmarkStart w:id="34" w:name="_Toc428543198"/>
      <w:r w:rsidRPr="00774B0A">
        <w:t>Ziel der Arbeit</w:t>
      </w:r>
      <w:bookmarkEnd w:id="34"/>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35" w:name="_Toc428543199"/>
      <w:r w:rsidRPr="00774B0A">
        <w:lastRenderedPageBreak/>
        <w:t>Aufgabenstellung</w:t>
      </w:r>
      <w:bookmarkEnd w:id="35"/>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C1794A" w:rsidRDefault="00C87361" w:rsidP="00C87361">
      <w:pPr>
        <w:pStyle w:val="Listenabsatz"/>
        <w:numPr>
          <w:ilvl w:val="0"/>
          <w:numId w:val="1"/>
        </w:numPr>
        <w:autoSpaceDE w:val="0"/>
        <w:autoSpaceDN w:val="0"/>
        <w:adjustRightInd w:val="0"/>
        <w:spacing w:after="0" w:line="240" w:lineRule="auto"/>
        <w:rPr>
          <w:rPrChange w:id="36" w:author="Roger" w:date="2015-08-30T10:46:00Z">
            <w:rPr>
              <w:rFonts w:ascii="Arial" w:hAnsi="Arial" w:cs="Arial"/>
              <w:sz w:val="20"/>
              <w:szCs w:val="20"/>
            </w:rPr>
          </w:rPrChange>
        </w:rPr>
      </w:pPr>
      <w:r w:rsidRPr="00C1794A">
        <w:rPr>
          <w:rPrChange w:id="37" w:author="Roger" w:date="2015-08-30T10:46:00Z">
            <w:rPr>
              <w:rFonts w:ascii="Arial" w:hAnsi="Arial" w:cs="Arial"/>
              <w:sz w:val="20"/>
              <w:szCs w:val="20"/>
            </w:rPr>
          </w:rPrChange>
        </w:rPr>
        <w:t xml:space="preserve">Erstellen eines Proof </w:t>
      </w:r>
      <w:proofErr w:type="spellStart"/>
      <w:r w:rsidRPr="00C1794A">
        <w:rPr>
          <w:rPrChange w:id="38" w:author="Roger" w:date="2015-08-30T10:46:00Z">
            <w:rPr>
              <w:rFonts w:ascii="Arial" w:hAnsi="Arial" w:cs="Arial"/>
              <w:sz w:val="20"/>
              <w:szCs w:val="20"/>
            </w:rPr>
          </w:rPrChange>
        </w:rPr>
        <w:t>of</w:t>
      </w:r>
      <w:proofErr w:type="spellEnd"/>
      <w:r w:rsidRPr="00C1794A">
        <w:rPr>
          <w:rPrChange w:id="39" w:author="Roger" w:date="2015-08-30T10:46:00Z">
            <w:rPr>
              <w:rFonts w:ascii="Arial" w:hAnsi="Arial" w:cs="Arial"/>
              <w:sz w:val="20"/>
              <w:szCs w:val="20"/>
            </w:rPr>
          </w:rPrChange>
        </w:rPr>
        <w:t xml:space="preserve"> </w:t>
      </w:r>
      <w:proofErr w:type="spellStart"/>
      <w:r w:rsidRPr="00C1794A">
        <w:rPr>
          <w:rPrChange w:id="40" w:author="Roger" w:date="2015-08-30T10:46:00Z">
            <w:rPr>
              <w:rFonts w:ascii="Arial" w:hAnsi="Arial" w:cs="Arial"/>
              <w:sz w:val="20"/>
              <w:szCs w:val="20"/>
            </w:rPr>
          </w:rPrChange>
        </w:rPr>
        <w:t>Concepts</w:t>
      </w:r>
      <w:proofErr w:type="spellEnd"/>
    </w:p>
    <w:p w:rsidR="00C87361" w:rsidRPr="00C1794A" w:rsidRDefault="00C87361" w:rsidP="00C87361">
      <w:pPr>
        <w:pStyle w:val="Listenabsatz"/>
        <w:numPr>
          <w:ilvl w:val="1"/>
          <w:numId w:val="1"/>
        </w:numPr>
        <w:autoSpaceDE w:val="0"/>
        <w:autoSpaceDN w:val="0"/>
        <w:adjustRightInd w:val="0"/>
        <w:spacing w:after="0" w:line="240" w:lineRule="auto"/>
        <w:rPr>
          <w:rPrChange w:id="41" w:author="Roger" w:date="2015-08-30T10:47:00Z">
            <w:rPr>
              <w:rFonts w:ascii="Arial" w:hAnsi="Arial" w:cs="Arial"/>
              <w:sz w:val="20"/>
              <w:szCs w:val="20"/>
            </w:rPr>
          </w:rPrChange>
        </w:rPr>
      </w:pPr>
      <w:r w:rsidRPr="00C1794A">
        <w:rPr>
          <w:rPrChange w:id="42" w:author="Roger" w:date="2015-08-30T10:47:00Z">
            <w:rPr>
              <w:rFonts w:ascii="Arial" w:hAnsi="Arial" w:cs="Arial"/>
              <w:sz w:val="20"/>
              <w:szCs w:val="20"/>
            </w:rPr>
          </w:rPrChange>
        </w:rPr>
        <w:t>Implementierung eines Senders, welcher die Bilder abfängt und an den Empfänger weiterleitet</w:t>
      </w:r>
    </w:p>
    <w:p w:rsidR="00C87361" w:rsidRPr="00C1794A" w:rsidRDefault="00C87361" w:rsidP="00C87361">
      <w:pPr>
        <w:pStyle w:val="Listenabsatz"/>
        <w:numPr>
          <w:ilvl w:val="1"/>
          <w:numId w:val="1"/>
        </w:numPr>
        <w:autoSpaceDE w:val="0"/>
        <w:autoSpaceDN w:val="0"/>
        <w:adjustRightInd w:val="0"/>
        <w:spacing w:after="0" w:line="240" w:lineRule="auto"/>
        <w:rPr>
          <w:rPrChange w:id="43" w:author="Roger" w:date="2015-08-30T10:47:00Z">
            <w:rPr>
              <w:rFonts w:ascii="Arial" w:hAnsi="Arial" w:cs="Arial"/>
              <w:sz w:val="20"/>
              <w:szCs w:val="20"/>
            </w:rPr>
          </w:rPrChange>
        </w:rPr>
      </w:pPr>
      <w:r w:rsidRPr="00C1794A">
        <w:rPr>
          <w:rPrChange w:id="44" w:author="Roger" w:date="2015-08-30T10:47:00Z">
            <w:rPr>
              <w:rFonts w:ascii="Arial" w:hAnsi="Arial" w:cs="Arial"/>
              <w:sz w:val="20"/>
              <w:szCs w:val="20"/>
            </w:rPr>
          </w:rPrChange>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C1794A">
        <w:rPr>
          <w:rPrChange w:id="45" w:author="Roger" w:date="2015-08-30T10:47:00Z">
            <w:rPr>
              <w:rFonts w:ascii="Arial" w:hAnsi="Arial" w:cs="Arial"/>
              <w:sz w:val="20"/>
              <w:szCs w:val="20"/>
            </w:rPr>
          </w:rPrChange>
        </w:rPr>
        <w:t>Fazit</w:t>
      </w:r>
    </w:p>
    <w:p w:rsidR="00C87361" w:rsidRPr="00774B0A" w:rsidRDefault="00C87361" w:rsidP="003D6F30"/>
    <w:p w:rsidR="00C87361" w:rsidRDefault="00C87361" w:rsidP="008B59CD">
      <w:pPr>
        <w:pStyle w:val="berschrift2"/>
        <w:numPr>
          <w:ilvl w:val="1"/>
          <w:numId w:val="18"/>
        </w:numPr>
        <w:ind w:left="426"/>
      </w:pPr>
      <w:bookmarkStart w:id="46" w:name="_Toc428543200"/>
      <w:r w:rsidRPr="00774B0A">
        <w:t>Erwartete Resultate</w:t>
      </w:r>
      <w:bookmarkEnd w:id="46"/>
      <w:r w:rsidRPr="00774B0A">
        <w:t xml:space="preserve"> </w:t>
      </w:r>
    </w:p>
    <w:p w:rsidR="00DA6287" w:rsidRPr="00DA6287" w:rsidRDefault="00DA6287" w:rsidP="00DA6287"/>
    <w:p w:rsidR="00C87361" w:rsidRPr="00DA6287" w:rsidRDefault="00C87361" w:rsidP="00DA6287">
      <w:pPr>
        <w:pStyle w:val="Listenabsatz"/>
        <w:numPr>
          <w:ilvl w:val="0"/>
          <w:numId w:val="37"/>
        </w:numPr>
      </w:pPr>
      <w:r w:rsidRPr="00DA6287">
        <w:t>Durchführen einer Recherche</w:t>
      </w:r>
    </w:p>
    <w:p w:rsidR="00C87361" w:rsidRPr="00DA6287" w:rsidRDefault="00C87361" w:rsidP="00DA6287">
      <w:pPr>
        <w:pStyle w:val="Listenabsatz"/>
        <w:numPr>
          <w:ilvl w:val="0"/>
          <w:numId w:val="37"/>
        </w:numPr>
      </w:pPr>
      <w:r w:rsidRPr="00DA6287">
        <w:t>Definition einer Anforderungsanalyse</w:t>
      </w:r>
    </w:p>
    <w:p w:rsidR="00C87361" w:rsidRPr="00DA6287" w:rsidRDefault="00C87361" w:rsidP="00DA6287">
      <w:pPr>
        <w:pStyle w:val="Listenabsatz"/>
        <w:numPr>
          <w:ilvl w:val="0"/>
          <w:numId w:val="37"/>
        </w:numPr>
      </w:pPr>
      <w:r w:rsidRPr="00DA6287">
        <w:t>Ausarbeitung eines Konzept</w:t>
      </w:r>
    </w:p>
    <w:p w:rsidR="00C87361" w:rsidRPr="00C1794A" w:rsidRDefault="00C87361" w:rsidP="00DA6287">
      <w:pPr>
        <w:pStyle w:val="Listenabsatz"/>
        <w:numPr>
          <w:ilvl w:val="0"/>
          <w:numId w:val="37"/>
        </w:numPr>
        <w:rPr>
          <w:lang w:val="en-US"/>
          <w:rPrChange w:id="47" w:author="Roger" w:date="2015-08-30T10:48:00Z">
            <w:rPr/>
          </w:rPrChange>
        </w:rPr>
      </w:pPr>
      <w:proofErr w:type="spellStart"/>
      <w:r w:rsidRPr="00C1794A">
        <w:rPr>
          <w:lang w:val="en-US"/>
          <w:rPrChange w:id="48" w:author="Roger" w:date="2015-08-30T10:48:00Z">
            <w:rPr/>
          </w:rPrChange>
        </w:rPr>
        <w:t>Durchführen</w:t>
      </w:r>
      <w:proofErr w:type="spellEnd"/>
      <w:r w:rsidRPr="00C1794A">
        <w:rPr>
          <w:lang w:val="en-US"/>
          <w:rPrChange w:id="49" w:author="Roger" w:date="2015-08-30T10:48:00Z">
            <w:rPr/>
          </w:rPrChange>
        </w:rPr>
        <w:t xml:space="preserve"> </w:t>
      </w:r>
      <w:proofErr w:type="spellStart"/>
      <w:r w:rsidRPr="00C1794A">
        <w:rPr>
          <w:lang w:val="en-US"/>
          <w:rPrChange w:id="50" w:author="Roger" w:date="2015-08-30T10:48:00Z">
            <w:rPr/>
          </w:rPrChange>
        </w:rPr>
        <w:t>eines</w:t>
      </w:r>
      <w:proofErr w:type="spellEnd"/>
      <w:r w:rsidRPr="00C1794A">
        <w:rPr>
          <w:lang w:val="en-US"/>
          <w:rPrChange w:id="51" w:author="Roger" w:date="2015-08-30T10:48:00Z">
            <w:rPr/>
          </w:rPrChange>
        </w:rPr>
        <w:t xml:space="preserve"> Proof of Concept </w:t>
      </w:r>
      <w:del w:id="52" w:author="Roger" w:date="2015-08-30T10:48:00Z">
        <w:r w:rsidRPr="00C1794A" w:rsidDel="00C1794A">
          <w:rPr>
            <w:lang w:val="en-US"/>
            <w:rPrChange w:id="53" w:author="Roger" w:date="2015-08-30T10:48:00Z">
              <w:rPr/>
            </w:rPrChange>
          </w:rPr>
          <w:delText>„PoC“</w:delText>
        </w:r>
      </w:del>
    </w:p>
    <w:p w:rsidR="00C87361" w:rsidRPr="00DA6287" w:rsidRDefault="00C87361" w:rsidP="00DA6287">
      <w:pPr>
        <w:pStyle w:val="Listenabsatz"/>
        <w:numPr>
          <w:ilvl w:val="0"/>
          <w:numId w:val="37"/>
        </w:numPr>
      </w:pPr>
      <w:r w:rsidRPr="00DA6287">
        <w:t>Ausführung von Tests</w:t>
      </w:r>
    </w:p>
    <w:p w:rsidR="00C87361" w:rsidRPr="00DA6287" w:rsidRDefault="00C87361" w:rsidP="00DA6287">
      <w:pPr>
        <w:pStyle w:val="Listenabsatz"/>
        <w:numPr>
          <w:ilvl w:val="0"/>
          <w:numId w:val="37"/>
        </w:numPr>
      </w:pPr>
      <w:r w:rsidRPr="00DA6287">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54" w:name="_Toc428543201"/>
      <w:r w:rsidRPr="00774B0A">
        <w:t>Mitwirkende Personen</w:t>
      </w:r>
      <w:bookmarkEnd w:id="54"/>
    </w:p>
    <w:p w:rsidR="00C87361" w:rsidRPr="00774B0A" w:rsidRDefault="00C87361" w:rsidP="00C87361">
      <w:r w:rsidRPr="00774B0A">
        <w:t>Studierender</w:t>
      </w:r>
      <w:ins w:id="55" w:author="Roger" w:date="2015-08-30T10:48:00Z">
        <w:r w:rsidR="00C1794A">
          <w:t xml:space="preserve">: </w:t>
        </w:r>
      </w:ins>
      <w:del w:id="56" w:author="Roger" w:date="2015-08-30T10:48:00Z">
        <w:r w:rsidRPr="00774B0A" w:rsidDel="00C1794A">
          <w:delText xml:space="preserve"> </w:delText>
        </w:r>
      </w:del>
      <w:r w:rsidRPr="00774B0A">
        <w:t>Roger Bollmann</w:t>
      </w:r>
    </w:p>
    <w:p w:rsidR="00C87361" w:rsidRPr="00774B0A" w:rsidRDefault="00C87361" w:rsidP="00C87361">
      <w:r w:rsidRPr="00774B0A">
        <w:t>Betreuungsperson</w:t>
      </w:r>
      <w:ins w:id="57" w:author="Roger" w:date="2015-08-30T10:48:00Z">
        <w:r w:rsidR="00C1794A">
          <w:t>:</w:t>
        </w:r>
      </w:ins>
      <w:r w:rsidRPr="00774B0A">
        <w:t xml:space="preserve"> Matthias Bachmann</w:t>
      </w:r>
    </w:p>
    <w:p w:rsidR="00C87361" w:rsidRPr="00774B0A" w:rsidRDefault="00C87361" w:rsidP="003D6F30"/>
    <w:p w:rsidR="00C87361" w:rsidRPr="00774B0A" w:rsidRDefault="00C87361" w:rsidP="008B59CD">
      <w:pPr>
        <w:pStyle w:val="berschrift2"/>
        <w:numPr>
          <w:ilvl w:val="1"/>
          <w:numId w:val="18"/>
        </w:numPr>
        <w:ind w:left="426"/>
      </w:pPr>
      <w:bookmarkStart w:id="58" w:name="_Toc428543202"/>
      <w:r w:rsidRPr="00774B0A">
        <w:t>Projektplanung</w:t>
      </w:r>
      <w:bookmarkEnd w:id="58"/>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59" w:name="_Toc428543203"/>
      <w:r w:rsidRPr="00774B0A">
        <w:lastRenderedPageBreak/>
        <w:t>Projektplan</w:t>
      </w:r>
      <w:bookmarkEnd w:id="59"/>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60" w:name="_Toc428005838"/>
      <w:r>
        <w:t xml:space="preserve">Abbildung </w:t>
      </w:r>
      <w:r w:rsidR="00C1794A">
        <w:fldChar w:fldCharType="begin"/>
      </w:r>
      <w:r w:rsidR="00C1794A">
        <w:instrText xml:space="preserve"> SEQ Abbildung \* ARABIC </w:instrText>
      </w:r>
      <w:r w:rsidR="00C1794A">
        <w:fldChar w:fldCharType="separate"/>
      </w:r>
      <w:r w:rsidR="0090159D">
        <w:rPr>
          <w:noProof/>
        </w:rPr>
        <w:t>1</w:t>
      </w:r>
      <w:r w:rsidR="00C1794A">
        <w:rPr>
          <w:noProof/>
        </w:rPr>
        <w:fldChar w:fldCharType="end"/>
      </w:r>
      <w:r>
        <w:t xml:space="preserve"> Projektplan</w:t>
      </w:r>
      <w:bookmarkEnd w:id="60"/>
    </w:p>
    <w:p w:rsidR="008C43E4" w:rsidRDefault="0057273F" w:rsidP="008C43E4">
      <w:pPr>
        <w:keepNext/>
      </w:pPr>
      <w:r w:rsidRPr="0057273F">
        <w:rPr>
          <w:noProof/>
          <w:lang w:eastAsia="de-CH"/>
        </w:rPr>
        <w:drawing>
          <wp:inline distT="0" distB="0" distL="0" distR="0">
            <wp:extent cx="1852550" cy="155077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1239" cy="1558052"/>
                    </a:xfrm>
                    <a:prstGeom prst="rect">
                      <a:avLst/>
                    </a:prstGeom>
                    <a:noFill/>
                    <a:ln>
                      <a:noFill/>
                    </a:ln>
                  </pic:spPr>
                </pic:pic>
              </a:graphicData>
            </a:graphic>
          </wp:inline>
        </w:drawing>
      </w:r>
    </w:p>
    <w:p w:rsidR="009D1975" w:rsidRPr="00361957" w:rsidRDefault="008C43E4" w:rsidP="008C43E4">
      <w:pPr>
        <w:pStyle w:val="Beschriftung"/>
      </w:pPr>
      <w:bookmarkStart w:id="61" w:name="_Toc428005839"/>
      <w:r>
        <w:t xml:space="preserve">Abbildung </w:t>
      </w:r>
      <w:r w:rsidR="00C1794A">
        <w:fldChar w:fldCharType="begin"/>
      </w:r>
      <w:r w:rsidR="00C1794A">
        <w:instrText xml:space="preserve"> SEQ Abbildung \* ARABIC </w:instrText>
      </w:r>
      <w:r w:rsidR="00C1794A">
        <w:fldChar w:fldCharType="separate"/>
      </w:r>
      <w:r w:rsidR="0090159D">
        <w:rPr>
          <w:noProof/>
        </w:rPr>
        <w:t>2</w:t>
      </w:r>
      <w:r w:rsidR="00C1794A">
        <w:rPr>
          <w:noProof/>
        </w:rPr>
        <w:fldChar w:fldCharType="end"/>
      </w:r>
      <w:r>
        <w:t xml:space="preserve"> Legende</w:t>
      </w:r>
      <w:bookmarkEnd w:id="61"/>
    </w:p>
    <w:p w:rsidR="00361957" w:rsidRDefault="009D1975" w:rsidP="00361957">
      <w:r>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rsidTr="0057273F">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57273F">
        <w:tc>
          <w:tcPr>
            <w:tcW w:w="4531" w:type="dxa"/>
          </w:tcPr>
          <w:p w:rsidR="009D1975" w:rsidRDefault="009D1975" w:rsidP="00361957">
            <w:r>
              <w:t>Entwicklung</w:t>
            </w:r>
          </w:p>
        </w:tc>
        <w:tc>
          <w:tcPr>
            <w:tcW w:w="4531" w:type="dxa"/>
          </w:tcPr>
          <w:p w:rsidR="009D1975" w:rsidRDefault="009D1975" w:rsidP="00361957">
            <w:r>
              <w:t>55</w:t>
            </w:r>
          </w:p>
        </w:tc>
      </w:tr>
      <w:tr w:rsidR="009D1975" w:rsidTr="0057273F">
        <w:tc>
          <w:tcPr>
            <w:tcW w:w="4531" w:type="dxa"/>
          </w:tcPr>
          <w:p w:rsidR="009D1975" w:rsidRDefault="009D1975" w:rsidP="00361957">
            <w:proofErr w:type="spellStart"/>
            <w:r>
              <w:t>Dokumenation</w:t>
            </w:r>
            <w:proofErr w:type="spellEnd"/>
          </w:p>
        </w:tc>
        <w:tc>
          <w:tcPr>
            <w:tcW w:w="4531" w:type="dxa"/>
          </w:tcPr>
          <w:p w:rsidR="009D1975" w:rsidRDefault="009D1975" w:rsidP="00361957">
            <w:r>
              <w:t>75</w:t>
            </w:r>
          </w:p>
        </w:tc>
      </w:tr>
      <w:tr w:rsidR="009D1975" w:rsidTr="0057273F">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62" w:name="_Toc428526847"/>
      <w:r>
        <w:t xml:space="preserve">Tabelle </w:t>
      </w:r>
      <w:r w:rsidR="00C1794A">
        <w:fldChar w:fldCharType="begin"/>
      </w:r>
      <w:r w:rsidR="00C1794A">
        <w:instrText xml:space="preserve"> SEQ Tabelle \* ARABIC </w:instrText>
      </w:r>
      <w:r w:rsidR="00C1794A">
        <w:fldChar w:fldCharType="separate"/>
      </w:r>
      <w:r w:rsidR="0090159D">
        <w:rPr>
          <w:noProof/>
        </w:rPr>
        <w:t>1</w:t>
      </w:r>
      <w:r w:rsidR="00C1794A">
        <w:rPr>
          <w:noProof/>
        </w:rPr>
        <w:fldChar w:fldCharType="end"/>
      </w:r>
      <w:r>
        <w:t xml:space="preserve"> Aufwand</w:t>
      </w:r>
      <w:bookmarkEnd w:id="62"/>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63" w:name="_Toc428543204"/>
      <w:r w:rsidRPr="00774B0A">
        <w:lastRenderedPageBreak/>
        <w:t>Termine</w:t>
      </w:r>
      <w:bookmarkEnd w:id="63"/>
    </w:p>
    <w:p w:rsidR="008A6AD8" w:rsidRDefault="009D1975">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rsidTr="0057273F">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57273F">
        <w:tc>
          <w:tcPr>
            <w:tcW w:w="4531" w:type="dxa"/>
          </w:tcPr>
          <w:p w:rsidR="00D8752C" w:rsidRDefault="00D8752C">
            <w:r>
              <w:t>Kickoff</w:t>
            </w:r>
          </w:p>
        </w:tc>
        <w:tc>
          <w:tcPr>
            <w:tcW w:w="4531" w:type="dxa"/>
          </w:tcPr>
          <w:p w:rsidR="00D8752C" w:rsidRDefault="00D8752C">
            <w:r>
              <w:t>19.03.2015</w:t>
            </w:r>
          </w:p>
        </w:tc>
      </w:tr>
      <w:tr w:rsidR="00D8752C" w:rsidTr="0057273F">
        <w:tc>
          <w:tcPr>
            <w:tcW w:w="4531" w:type="dxa"/>
          </w:tcPr>
          <w:p w:rsidR="00D8752C" w:rsidRDefault="00D8752C">
            <w:r>
              <w:t>Design Review</w:t>
            </w:r>
          </w:p>
        </w:tc>
        <w:tc>
          <w:tcPr>
            <w:tcW w:w="4531" w:type="dxa"/>
          </w:tcPr>
          <w:p w:rsidR="00D8752C" w:rsidRDefault="00D8752C">
            <w:r>
              <w:t>06.07.2015</w:t>
            </w:r>
          </w:p>
        </w:tc>
      </w:tr>
      <w:tr w:rsidR="00D8752C" w:rsidTr="0057273F">
        <w:tc>
          <w:tcPr>
            <w:tcW w:w="4531" w:type="dxa"/>
          </w:tcPr>
          <w:p w:rsidR="00D8752C" w:rsidRDefault="00D8752C">
            <w:r>
              <w:t>Abgabe</w:t>
            </w:r>
          </w:p>
        </w:tc>
        <w:tc>
          <w:tcPr>
            <w:tcW w:w="4531" w:type="dxa"/>
          </w:tcPr>
          <w:p w:rsidR="00D8752C" w:rsidRDefault="00D8752C">
            <w:r>
              <w:t>05.09.2015</w:t>
            </w:r>
          </w:p>
        </w:tc>
      </w:tr>
      <w:tr w:rsidR="00D8752C" w:rsidTr="0057273F">
        <w:tc>
          <w:tcPr>
            <w:tcW w:w="4531" w:type="dxa"/>
          </w:tcPr>
          <w:p w:rsidR="00D8752C" w:rsidRDefault="00D8752C">
            <w:r>
              <w:t>Präsentation</w:t>
            </w:r>
          </w:p>
        </w:tc>
        <w:tc>
          <w:tcPr>
            <w:tcW w:w="4531" w:type="dxa"/>
          </w:tcPr>
          <w:p w:rsidR="00D8752C" w:rsidRDefault="007101BA" w:rsidP="009D1975">
            <w:pPr>
              <w:keepNext/>
            </w:pPr>
            <w:r>
              <w:t>ausstehend</w:t>
            </w:r>
          </w:p>
        </w:tc>
      </w:tr>
    </w:tbl>
    <w:p w:rsidR="00361957" w:rsidRPr="00774B0A" w:rsidRDefault="009D1975" w:rsidP="009D1975">
      <w:pPr>
        <w:pStyle w:val="Beschriftung"/>
      </w:pPr>
      <w:bookmarkStart w:id="64" w:name="_Toc428526848"/>
      <w:r>
        <w:t xml:space="preserve">Tabelle </w:t>
      </w:r>
      <w:r w:rsidR="00C1794A">
        <w:fldChar w:fldCharType="begin"/>
      </w:r>
      <w:r w:rsidR="00C1794A">
        <w:instrText xml:space="preserve"> SEQ Tabelle \* ARABIC </w:instrText>
      </w:r>
      <w:r w:rsidR="00C1794A">
        <w:fldChar w:fldCharType="separate"/>
      </w:r>
      <w:r w:rsidR="0090159D">
        <w:rPr>
          <w:noProof/>
        </w:rPr>
        <w:t>2</w:t>
      </w:r>
      <w:r w:rsidR="00C1794A">
        <w:rPr>
          <w:noProof/>
        </w:rPr>
        <w:fldChar w:fldCharType="end"/>
      </w:r>
      <w:r>
        <w:t xml:space="preserve"> Termine</w:t>
      </w:r>
      <w:bookmarkEnd w:id="64"/>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65" w:name="_Toc428543205"/>
      <w:r>
        <w:lastRenderedPageBreak/>
        <w:t>Recherche</w:t>
      </w:r>
      <w:bookmarkEnd w:id="65"/>
    </w:p>
    <w:p w:rsidR="00D9166D" w:rsidRDefault="00D9166D" w:rsidP="00D9166D"/>
    <w:p w:rsidR="00D9166D" w:rsidRPr="00D9166D" w:rsidRDefault="00D9166D" w:rsidP="00D9166D">
      <w:r>
        <w:t>Eine Recherche wurde durchgeführt um die Evaluier</w:t>
      </w:r>
      <w:r w:rsidR="00B30688">
        <w:t>ung des Produktes zu unterstütz</w:t>
      </w:r>
      <w:r>
        <w:t xml:space="preserve">en und gewisse Entscheidungen </w:t>
      </w:r>
      <w:r w:rsidR="00B85D07">
        <w:t>zu vereinfachen</w:t>
      </w:r>
      <w:r>
        <w:t xml:space="preserve">. </w:t>
      </w:r>
    </w:p>
    <w:p w:rsidR="00627CFD" w:rsidRPr="00627CFD" w:rsidRDefault="00627CFD" w:rsidP="00627CFD"/>
    <w:p w:rsidR="00FF2362" w:rsidRDefault="00FF2362" w:rsidP="008B59CD">
      <w:pPr>
        <w:pStyle w:val="berschrift2"/>
        <w:numPr>
          <w:ilvl w:val="1"/>
          <w:numId w:val="17"/>
        </w:numPr>
        <w:ind w:left="426"/>
      </w:pPr>
      <w:bookmarkStart w:id="66" w:name="_Toc428543206"/>
      <w:r>
        <w:t>Ergebnisse Recherche</w:t>
      </w:r>
      <w:bookmarkEnd w:id="66"/>
    </w:p>
    <w:p w:rsidR="00FF2362" w:rsidRDefault="00FF2362" w:rsidP="00FF2362"/>
    <w:p w:rsidR="00EE40EA" w:rsidRDefault="00EE40EA" w:rsidP="00FF2362">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67" w:name="_Toc428543207"/>
      <w:r>
        <w:t>Abfangen eines Bildes</w:t>
      </w:r>
      <w:bookmarkEnd w:id="67"/>
    </w:p>
    <w:p w:rsidR="00EE40EA" w:rsidRDefault="00EE40EA" w:rsidP="00EE40EA"/>
    <w:p w:rsidR="00A42304" w:rsidRDefault="00EE40EA" w:rsidP="00EE40EA">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 </w:t>
      </w:r>
    </w:p>
    <w:p w:rsidR="00A42304" w:rsidRDefault="00A42304" w:rsidP="00A42304">
      <w:pPr>
        <w:pStyle w:val="Listenabsatz"/>
        <w:numPr>
          <w:ilvl w:val="0"/>
          <w:numId w:val="35"/>
        </w:numPr>
      </w:pPr>
      <w:r>
        <w:t>HTTP</w:t>
      </w:r>
      <w:ins w:id="68" w:author="Roger" w:date="2015-08-30T10:50:00Z">
        <w:r w:rsidR="00C1794A">
          <w:t>-</w:t>
        </w:r>
      </w:ins>
      <w:del w:id="69" w:author="Roger" w:date="2015-08-30T10:50:00Z">
        <w:r w:rsidDel="00C1794A">
          <w:delText xml:space="preserve"> </w:delText>
        </w:r>
      </w:del>
      <w:r>
        <w:t>Modul</w:t>
      </w:r>
    </w:p>
    <w:p w:rsidR="00A42304" w:rsidRDefault="00A42304" w:rsidP="00A42304">
      <w:pPr>
        <w:pStyle w:val="Listenabsatz"/>
        <w:numPr>
          <w:ilvl w:val="0"/>
          <w:numId w:val="35"/>
        </w:numPr>
      </w:pPr>
      <w:r>
        <w:t>HTTP</w:t>
      </w:r>
      <w:del w:id="70" w:author="Roger" w:date="2015-08-30T10:50:00Z">
        <w:r w:rsidDel="00C1794A">
          <w:delText xml:space="preserve"> </w:delText>
        </w:r>
      </w:del>
      <w:ins w:id="71" w:author="Roger" w:date="2015-08-30T10:50:00Z">
        <w:r w:rsidR="00C1794A">
          <w:t>-</w:t>
        </w:r>
      </w:ins>
      <w:r>
        <w:t>Handler</w:t>
      </w:r>
    </w:p>
    <w:p w:rsidR="00A42304" w:rsidRDefault="00A42304" w:rsidP="00A42304">
      <w:pPr>
        <w:pStyle w:val="Listenabsatz"/>
        <w:numPr>
          <w:ilvl w:val="0"/>
          <w:numId w:val="35"/>
        </w:numPr>
      </w:pPr>
      <w:proofErr w:type="spellStart"/>
      <w:r>
        <w:t>Advanced</w:t>
      </w:r>
      <w:proofErr w:type="spellEnd"/>
      <w:r>
        <w:t xml:space="preserve"> </w:t>
      </w:r>
      <w:proofErr w:type="spellStart"/>
      <w:r>
        <w:t>Logging</w:t>
      </w:r>
      <w:proofErr w:type="spellEnd"/>
    </w:p>
    <w:p w:rsidR="00A42304" w:rsidRDefault="00FB4AE6" w:rsidP="00EE40EA">
      <w:r>
        <w:t>Die Eigenschaften und Funktionen dieser drei Möglichkeiten werden im Anhang genauer erläutert.</w:t>
      </w:r>
    </w:p>
    <w:p w:rsidR="00EE40EA" w:rsidRDefault="00EE40EA" w:rsidP="008B59CD">
      <w:pPr>
        <w:pStyle w:val="berschrift3"/>
        <w:numPr>
          <w:ilvl w:val="2"/>
          <w:numId w:val="17"/>
        </w:numPr>
        <w:ind w:left="567" w:hanging="567"/>
      </w:pPr>
      <w:bookmarkStart w:id="72" w:name="_Toc428543208"/>
      <w:r>
        <w:t>Übertragungsmethoden</w:t>
      </w:r>
      <w:bookmarkEnd w:id="72"/>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w:t>
      </w:r>
      <w:del w:id="73" w:author="Roger" w:date="2015-08-30T10:51:00Z">
        <w:r w:rsidDel="00C1794A">
          <w:delText>Bezüglich Recherche ist d</w:delText>
        </w:r>
      </w:del>
      <w:ins w:id="74" w:author="Roger" w:date="2015-08-30T10:51:00Z">
        <w:r w:rsidR="00C1794A">
          <w:t xml:space="preserve">In Bezug auf dieses Produkt ist die </w:t>
        </w:r>
      </w:ins>
      <w:del w:id="75" w:author="Roger" w:date="2015-08-30T10:51:00Z">
        <w:r w:rsidDel="00C1794A">
          <w:delText xml:space="preserve">ie </w:delText>
        </w:r>
      </w:del>
      <w:r>
        <w:t xml:space="preserve">bevorzugte Methode Informationen zu </w:t>
      </w:r>
      <w:r w:rsidR="00EF7C20">
        <w:t xml:space="preserve">empfangen </w:t>
      </w:r>
      <w:del w:id="76" w:author="Roger" w:date="2015-08-30T10:52:00Z">
        <w:r w:rsidR="00EF7C20" w:rsidDel="00C1794A">
          <w:delText xml:space="preserve">für dieses Produkt </w:delText>
        </w:r>
      </w:del>
      <w:r w:rsidR="00EF7C20">
        <w:t xml:space="preserve">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w:t>
      </w:r>
      <w:ins w:id="77" w:author="Roger" w:date="2015-08-30T10:52:00Z">
        <w:r w:rsidR="00C1794A">
          <w:t xml:space="preserve"> </w:t>
        </w:r>
      </w:ins>
      <w:del w:id="78" w:author="Roger" w:date="2015-08-30T10:52:00Z">
        <w:r w:rsidR="00EF7C20" w:rsidDel="00C1794A">
          <w:delText xml:space="preserve"> </w:delText>
        </w:r>
      </w:del>
      <w:r w:rsidR="00EF7C20">
        <w:t>drei bevorzugte Übertragungsmethoden</w:t>
      </w:r>
      <w:ins w:id="79" w:author="Roger" w:date="2015-08-30T10:52:00Z">
        <w:r w:rsidR="00C1794A">
          <w:t xml:space="preserve">: </w:t>
        </w:r>
      </w:ins>
      <w:del w:id="80" w:author="Roger" w:date="2015-08-30T10:52:00Z">
        <w:r w:rsidR="00EF7C20" w:rsidDel="00C1794A">
          <w:delText xml:space="preserve"> sind folgende</w:delText>
        </w:r>
      </w:del>
    </w:p>
    <w:p w:rsidR="00EF7C20" w:rsidRDefault="00EF7C20" w:rsidP="00EF7C20">
      <w:pPr>
        <w:pStyle w:val="Listenabsatz"/>
        <w:numPr>
          <w:ilvl w:val="0"/>
          <w:numId w:val="36"/>
        </w:numPr>
      </w:pPr>
      <w:r>
        <w:t>HTTP</w:t>
      </w:r>
      <w:del w:id="81" w:author="Roger" w:date="2015-08-30T10:52:00Z">
        <w:r w:rsidR="00FB4AE6" w:rsidDel="00C1794A">
          <w:delText xml:space="preserve"> </w:delText>
        </w:r>
      </w:del>
      <w:ins w:id="82" w:author="Roger" w:date="2015-08-30T10:52:00Z">
        <w:r w:rsidR="00C1794A">
          <w:t>-</w:t>
        </w:r>
      </w:ins>
      <w:r>
        <w:t>Transport</w:t>
      </w:r>
    </w:p>
    <w:p w:rsidR="00EF7C20" w:rsidRDefault="00EF7C20" w:rsidP="00EF7C20">
      <w:pPr>
        <w:pStyle w:val="Listenabsatz"/>
        <w:numPr>
          <w:ilvl w:val="0"/>
          <w:numId w:val="36"/>
        </w:numPr>
      </w:pPr>
      <w:r>
        <w:t>TCP</w:t>
      </w:r>
      <w:del w:id="83" w:author="Roger" w:date="2015-08-30T10:52:00Z">
        <w:r w:rsidR="00FB4AE6" w:rsidDel="00C1794A">
          <w:delText xml:space="preserve"> </w:delText>
        </w:r>
      </w:del>
      <w:ins w:id="84" w:author="Roger" w:date="2015-08-30T10:52:00Z">
        <w:r w:rsidR="00C1794A">
          <w:t>-</w:t>
        </w:r>
      </w:ins>
      <w:r>
        <w:t>Transport</w:t>
      </w:r>
    </w:p>
    <w:p w:rsidR="00EF7C20" w:rsidRDefault="00EF7C20" w:rsidP="00EF7C20">
      <w:pPr>
        <w:pStyle w:val="Listenabsatz"/>
        <w:numPr>
          <w:ilvl w:val="0"/>
          <w:numId w:val="36"/>
        </w:numPr>
      </w:pPr>
      <w:proofErr w:type="spellStart"/>
      <w:r>
        <w:t>Name</w:t>
      </w:r>
      <w:ins w:id="85" w:author="Roger" w:date="2015-08-30T12:53:00Z">
        <w:r w:rsidR="000B5D43">
          <w:t>d</w:t>
        </w:r>
        <w:proofErr w:type="spellEnd"/>
        <w:r w:rsidR="000B5D43">
          <w:t xml:space="preserve"> </w:t>
        </w:r>
      </w:ins>
      <w:r>
        <w:t>Pipe</w:t>
      </w:r>
      <w:r w:rsidR="00FB4AE6">
        <w:t xml:space="preserve"> </w:t>
      </w:r>
      <w:r>
        <w:t>Transport</w:t>
      </w:r>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86" w:name="_Toc428543209"/>
      <w:r w:rsidRPr="00774B0A">
        <w:lastRenderedPageBreak/>
        <w:t>Ist-Analyse</w:t>
      </w:r>
      <w:bookmarkEnd w:id="86"/>
    </w:p>
    <w:p w:rsidR="00F036CC" w:rsidRPr="00774B0A" w:rsidRDefault="00F036CC" w:rsidP="00F036CC"/>
    <w:p w:rsidR="00F036CC" w:rsidRPr="00774B0A" w:rsidRDefault="00F036CC" w:rsidP="00F036C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w:t>
      </w:r>
      <w:proofErr w:type="gramStart"/>
      <w:r w:rsidRPr="00774B0A">
        <w:t>er</w:t>
      </w:r>
      <w:proofErr w:type="gramEnd"/>
      <w:r w:rsidRPr="00774B0A">
        <w:t xml:space="preserve"> zum Beispiel auch </w:t>
      </w:r>
      <w:r w:rsidR="00BE3AFA" w:rsidRPr="00774B0A">
        <w:t xml:space="preserve">sensitive Daten anschauen kann, </w:t>
      </w:r>
      <w:r w:rsidR="00101039">
        <w:t>die nicht</w:t>
      </w:r>
      <w:ins w:id="87" w:author="Roger" w:date="2015-08-30T10:53:00Z">
        <w:r w:rsidR="00C1794A">
          <w:t xml:space="preserve"> zu</w:t>
        </w:r>
      </w:ins>
      <w:r w:rsidR="00101039">
        <w:t xml:space="preserve"> seinem Tätigkeitsgebiet </w:t>
      </w:r>
      <w:del w:id="88" w:author="Roger" w:date="2015-08-30T10:53:00Z">
        <w:r w:rsidR="00101039" w:rsidDel="00C1794A">
          <w:delText>entspricht</w:delText>
        </w:r>
      </w:del>
      <w:ins w:id="89" w:author="Roger" w:date="2015-08-30T10:53:00Z">
        <w:r w:rsidR="00C1794A">
          <w:t>gehören</w:t>
        </w:r>
      </w:ins>
      <w:r w:rsidR="00101039">
        <w:t>.</w:t>
      </w:r>
    </w:p>
    <w:p w:rsidR="00BE3AFA" w:rsidRPr="00774B0A" w:rsidRDefault="00BE3AFA" w:rsidP="00F036CC"/>
    <w:p w:rsidR="00BE3AFA" w:rsidRPr="00774B0A" w:rsidRDefault="00BE3AFA" w:rsidP="00F036CC">
      <w:r w:rsidRPr="00774B0A">
        <w:t xml:space="preserve">Das folgende Bild </w:t>
      </w:r>
      <w:del w:id="90" w:author="Roger" w:date="2015-08-30T10:54:00Z">
        <w:r w:rsidRPr="00774B0A" w:rsidDel="00C1794A">
          <w:delText xml:space="preserve">sollte </w:delText>
        </w:r>
      </w:del>
      <w:ins w:id="91" w:author="Roger" w:date="2015-08-30T10:54:00Z">
        <w:r w:rsidR="00C1794A">
          <w:t>soll</w:t>
        </w:r>
        <w:r w:rsidR="00C1794A" w:rsidRPr="00774B0A">
          <w:t xml:space="preserve"> </w:t>
        </w:r>
      </w:ins>
      <w:r w:rsidRPr="00774B0A">
        <w:t xml:space="preserve">eine produktivnahe </w:t>
      </w:r>
      <w:r w:rsidR="00A84740" w:rsidRPr="00774B0A">
        <w:t>Webapplikationsumgebung</w:t>
      </w:r>
      <w:ins w:id="92" w:author="Roger" w:date="2015-08-30T10:54:00Z">
        <w:r w:rsidR="00C1794A">
          <w:t xml:space="preserve"> eines Unternehmens</w:t>
        </w:r>
      </w:ins>
      <w:r w:rsidRPr="00774B0A">
        <w:t xml:space="preserve"> beschreiben</w:t>
      </w:r>
      <w:del w:id="93" w:author="Roger" w:date="2015-08-30T10:54:00Z">
        <w:r w:rsidRPr="00774B0A" w:rsidDel="00C1794A">
          <w:delText xml:space="preserve"> von einem Unternehmen</w:delText>
        </w:r>
      </w:del>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4" o:title=""/>
          </v:shape>
          <o:OLEObject Type="Embed" ProgID="Visio.Drawing.15" ShapeID="_x0000_i1025" DrawAspect="Content" ObjectID="_1502452477" r:id="rId15"/>
        </w:object>
      </w:r>
    </w:p>
    <w:p w:rsidR="00BE3AFA" w:rsidRPr="00774B0A" w:rsidRDefault="00F761C5" w:rsidP="00F761C5">
      <w:pPr>
        <w:pStyle w:val="Beschriftung"/>
      </w:pPr>
      <w:bookmarkStart w:id="94" w:name="_Toc427394097"/>
      <w:bookmarkStart w:id="95" w:name="_Toc428005840"/>
      <w:r w:rsidRPr="00774B0A">
        <w:t xml:space="preserve">Abbildung </w:t>
      </w:r>
      <w:r w:rsidR="00C1794A">
        <w:fldChar w:fldCharType="begin"/>
      </w:r>
      <w:r w:rsidR="00C1794A">
        <w:instrText xml:space="preserve"> SEQ Abbildung \* ARABIC </w:instrText>
      </w:r>
      <w:r w:rsidR="00C1794A">
        <w:fldChar w:fldCharType="separate"/>
      </w:r>
      <w:r w:rsidR="0090159D">
        <w:rPr>
          <w:noProof/>
        </w:rPr>
        <w:t>3</w:t>
      </w:r>
      <w:r w:rsidR="00C1794A">
        <w:rPr>
          <w:noProof/>
        </w:rPr>
        <w:fldChar w:fldCharType="end"/>
      </w:r>
      <w:r w:rsidRPr="00774B0A">
        <w:t xml:space="preserve"> Webapplikation Lösung</w:t>
      </w:r>
      <w:bookmarkEnd w:id="94"/>
      <w:bookmarkEnd w:id="95"/>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ins w:id="96" w:author="Roger" w:date="2015-08-30T10:54:00Z">
        <w:r w:rsidR="00C1794A">
          <w:t>.</w:t>
        </w:r>
      </w:ins>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w:t>
      </w:r>
      <w:ins w:id="97" w:author="Roger" w:date="2015-08-30T10:55:00Z">
        <w:r w:rsidR="00C1794A">
          <w:t xml:space="preserve"> (</w:t>
        </w:r>
        <w:proofErr w:type="spellStart"/>
        <w:r w:rsidR="00C1794A">
          <w:t>Signle</w:t>
        </w:r>
        <w:proofErr w:type="spellEnd"/>
        <w:r w:rsidR="00C1794A">
          <w:t xml:space="preserve"> </w:t>
        </w:r>
        <w:proofErr w:type="spellStart"/>
        <w:r w:rsidR="00C1794A">
          <w:t>Sign</w:t>
        </w:r>
        <w:proofErr w:type="spellEnd"/>
        <w:r w:rsidR="00C1794A">
          <w:t>-on)</w:t>
        </w:r>
      </w:ins>
      <w:del w:id="98" w:author="Roger" w:date="2015-08-30T10:55:00Z">
        <w:r w:rsidRPr="00774B0A" w:rsidDel="00C1794A">
          <w:delText xml:space="preserve"> </w:delText>
        </w:r>
      </w:del>
      <w:ins w:id="99" w:author="Roger" w:date="2015-08-30T10:55:00Z">
        <w:r w:rsidR="00C1794A">
          <w:t xml:space="preserve"> </w:t>
        </w:r>
      </w:ins>
      <w:r w:rsidRPr="00774B0A">
        <w:t>System, welche die Authentifizierung durchführt.</w:t>
      </w:r>
    </w:p>
    <w:p w:rsidR="00A84740" w:rsidRPr="00774B0A" w:rsidRDefault="00A84740" w:rsidP="00A84740">
      <w:pPr>
        <w:pStyle w:val="Listenabsatz"/>
        <w:numPr>
          <w:ilvl w:val="0"/>
          <w:numId w:val="11"/>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rsidR="00A84740" w:rsidRPr="00774B0A" w:rsidRDefault="00A84740" w:rsidP="00A84740">
      <w:pPr>
        <w:pStyle w:val="Listenabsatz"/>
        <w:numPr>
          <w:ilvl w:val="0"/>
          <w:numId w:val="11"/>
        </w:numPr>
      </w:pPr>
      <w:r w:rsidRPr="00774B0A">
        <w:t xml:space="preserve">Abhängig </w:t>
      </w:r>
      <w:r w:rsidR="00E76FED">
        <w:t>vom installierten Webserver</w:t>
      </w:r>
      <w:r w:rsidRPr="00774B0A">
        <w:t>, wird dann jeder Zugriff auf eine Ressource geloggt.</w:t>
      </w:r>
    </w:p>
    <w:p w:rsidR="00A16BBB" w:rsidRPr="00774B0A" w:rsidRDefault="00A84740" w:rsidP="00C87361">
      <w:r w:rsidRPr="00774B0A">
        <w:t xml:space="preserve">Das Ausrufezeichen beim Punkt </w:t>
      </w:r>
      <w:r w:rsidR="00FA242C" w:rsidRPr="00774B0A">
        <w:t>4</w:t>
      </w:r>
      <w:ins w:id="100" w:author="Roger" w:date="2015-08-30T10:56:00Z">
        <w:r w:rsidR="00C1794A">
          <w:t xml:space="preserve"> soll zudem aufzeigen, was der User genau macht, </w:t>
        </w:r>
      </w:ins>
      <w:del w:id="101" w:author="Roger" w:date="2015-08-30T10:56:00Z">
        <w:r w:rsidRPr="00774B0A" w:rsidDel="00C1794A">
          <w:delText xml:space="preserve">, </w:delText>
        </w:r>
      </w:del>
      <w:del w:id="102" w:author="Roger" w:date="2015-08-30T10:55:00Z">
        <w:r w:rsidRPr="00774B0A" w:rsidDel="00C1794A">
          <w:delText xml:space="preserve">sollte </w:delText>
        </w:r>
      </w:del>
      <w:del w:id="103" w:author="Roger" w:date="2015-08-30T10:56:00Z">
        <w:r w:rsidR="00FA242C" w:rsidRPr="00774B0A" w:rsidDel="00C1794A">
          <w:delText>aufzeigend</w:delText>
        </w:r>
        <w:r w:rsidRPr="00774B0A" w:rsidDel="00C1794A">
          <w:delText xml:space="preserve"> sein fü</w:delText>
        </w:r>
        <w:r w:rsidR="00E76FED" w:rsidDel="00C1794A">
          <w:delText>r was dann der User genau macht,</w:delText>
        </w:r>
      </w:del>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ins w:id="104" w:author="Roger" w:date="2015-08-30T10:56:00Z">
        <w:r w:rsidR="00C1794A">
          <w:t>.</w:t>
        </w:r>
      </w:ins>
      <w:del w:id="105" w:author="Roger" w:date="2015-08-30T10:56:00Z">
        <w:r w:rsidRPr="00774B0A" w:rsidDel="00C1794A">
          <w:delText>?</w:delText>
        </w:r>
      </w:del>
      <w:r w:rsidRPr="00774B0A">
        <w:t xml:space="preserve"> Solche und noch mehr Informationen sollen gemäss FINMA nachvollziehbar sein. Wie die Umsetzung durchgeführt wird,</w:t>
      </w:r>
      <w:ins w:id="106" w:author="Roger" w:date="2015-08-30T10:57:00Z">
        <w:r w:rsidR="00FC0448">
          <w:t xml:space="preserve"> wird</w:t>
        </w:r>
      </w:ins>
      <w:del w:id="107" w:author="Roger" w:date="2015-08-30T10:57:00Z">
        <w:r w:rsidRPr="00774B0A" w:rsidDel="00FC0448">
          <w:delText xml:space="preserve"> ist</w:delText>
        </w:r>
      </w:del>
      <w:r w:rsidRPr="00774B0A">
        <w:t xml:space="preserve"> jedem Unternehmen </w:t>
      </w:r>
      <w:ins w:id="108" w:author="Roger" w:date="2015-08-30T10:57:00Z">
        <w:r w:rsidR="00FC0448">
          <w:t xml:space="preserve">selbst </w:t>
        </w:r>
      </w:ins>
      <w:r w:rsidRPr="00774B0A">
        <w:t>überlassen.</w:t>
      </w:r>
      <w:r w:rsidR="001657EB" w:rsidRPr="00774B0A">
        <w:t xml:space="preserve"> Momentan gibt es viele Unternehmen</w:t>
      </w:r>
      <w:ins w:id="109" w:author="Roger" w:date="2015-08-30T10:57:00Z">
        <w:r w:rsidR="00FC0448">
          <w:t>, die</w:t>
        </w:r>
      </w:ins>
      <w:del w:id="110" w:author="Roger" w:date="2015-08-30T10:57:00Z">
        <w:r w:rsidR="001657EB" w:rsidRPr="00774B0A" w:rsidDel="00FC0448">
          <w:delText xml:space="preserve"> welche</w:delText>
        </w:r>
      </w:del>
      <w:r w:rsidR="001657EB" w:rsidRPr="00774B0A">
        <w:t xml:space="preserv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111" w:name="_Toc428543210"/>
      <w:r w:rsidRPr="00774B0A">
        <w:lastRenderedPageBreak/>
        <w:t>Anforderung</w:t>
      </w:r>
      <w:r w:rsidR="00A16BBB" w:rsidRPr="00774B0A">
        <w:t>s</w:t>
      </w:r>
      <w:r w:rsidR="00F770B5" w:rsidRPr="00774B0A">
        <w:t>analyse</w:t>
      </w:r>
      <w:bookmarkEnd w:id="111"/>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112" w:name="_Toc428543211"/>
      <w:r w:rsidRPr="00774B0A">
        <w:t>Vision</w:t>
      </w:r>
      <w:bookmarkEnd w:id="112"/>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113" w:name="_Toc428543212"/>
      <w:r w:rsidRPr="00774B0A">
        <w:t>Stakeholder</w:t>
      </w:r>
      <w:ins w:id="114" w:author="Roger" w:date="2015-08-30T10:58:00Z">
        <w:r w:rsidR="002A22C2">
          <w:t>-</w:t>
        </w:r>
      </w:ins>
      <w:del w:id="115" w:author="Roger" w:date="2015-08-30T10:58:00Z">
        <w:r w:rsidRPr="00774B0A" w:rsidDel="002A22C2">
          <w:delText xml:space="preserve"> </w:delText>
        </w:r>
      </w:del>
      <w:r w:rsidRPr="00774B0A">
        <w:t>Analyse</w:t>
      </w:r>
      <w:bookmarkEnd w:id="113"/>
    </w:p>
    <w:p w:rsidR="00836E3F" w:rsidRPr="00774B0A" w:rsidRDefault="00836E3F" w:rsidP="00836E3F"/>
    <w:p w:rsidR="00FB57EB" w:rsidRPr="00774B0A" w:rsidRDefault="00FB57EB" w:rsidP="00FB57EB">
      <w:r w:rsidRPr="00774B0A">
        <w:t>Eine Stakeholder</w:t>
      </w:r>
      <w:ins w:id="116" w:author="Roger" w:date="2015-08-30T10:58:00Z">
        <w:r w:rsidR="002A22C2">
          <w:t>-</w:t>
        </w:r>
      </w:ins>
      <w:del w:id="117" w:author="Roger" w:date="2015-08-30T10:58:00Z">
        <w:r w:rsidRPr="00774B0A" w:rsidDel="002A22C2">
          <w:delText xml:space="preserve"> </w:delText>
        </w:r>
      </w:del>
      <w:r w:rsidRPr="00774B0A">
        <w:t>Analyse wird durchgeführt um herauszufinden</w:t>
      </w:r>
      <w:ins w:id="118" w:author="Roger" w:date="2015-08-30T10:58:00Z">
        <w:r w:rsidR="002A22C2">
          <w:t>,</w:t>
        </w:r>
      </w:ins>
      <w:r w:rsidRPr="00774B0A">
        <w:t xml:space="preserve"> ob dieses Produkt potentielle Käufer haben könnte und wer</w:t>
      </w:r>
      <w:ins w:id="119" w:author="Roger" w:date="2015-08-30T11:02:00Z">
        <w:r w:rsidR="006B4858">
          <w:t xml:space="preserve"> sonst noch ein mögliches Interesse an der Entwicklung eines solchen Produktes hat. </w:t>
        </w:r>
      </w:ins>
      <w:del w:id="120" w:author="Roger" w:date="2015-08-30T11:02:00Z">
        <w:r w:rsidRPr="00774B0A" w:rsidDel="006B4858">
          <w:delText xml:space="preserve"> sonst noch </w:delText>
        </w:r>
      </w:del>
      <w:del w:id="121" w:author="Roger" w:date="2015-08-30T10:58:00Z">
        <w:r w:rsidRPr="00774B0A" w:rsidDel="002A22C2">
          <w:delText xml:space="preserve">alles </w:delText>
        </w:r>
      </w:del>
      <w:del w:id="122" w:author="Roger" w:date="2015-08-30T10:59:00Z">
        <w:r w:rsidRPr="00774B0A" w:rsidDel="002A22C2">
          <w:delText>Interesse haben könnte an dem Produkt.</w:delText>
        </w:r>
      </w:del>
      <w:ins w:id="123" w:author="Roger" w:date="2015-08-30T11:00:00Z">
        <w:r w:rsidR="006B4858">
          <w:t xml:space="preserve"> Eine Auflistung </w:t>
        </w:r>
      </w:ins>
      <w:ins w:id="124" w:author="Roger" w:date="2015-08-30T11:03:00Z">
        <w:r w:rsidR="006B4858">
          <w:t>der</w:t>
        </w:r>
      </w:ins>
      <w:ins w:id="125" w:author="Roger" w:date="2015-08-30T11:00:00Z">
        <w:r w:rsidR="006B4858">
          <w:t xml:space="preserve"> potentiellen </w:t>
        </w:r>
        <w:proofErr w:type="gramStart"/>
        <w:r w:rsidR="006B4858">
          <w:t>Stakeholdern</w:t>
        </w:r>
      </w:ins>
      <w:proofErr w:type="gramEnd"/>
      <w:ins w:id="126" w:author="Roger" w:date="2015-08-30T11:01:00Z">
        <w:r w:rsidR="006B4858">
          <w:t xml:space="preserve"> erfolgt in der nachfolgenden Tabelle. </w:t>
        </w:r>
      </w:ins>
    </w:p>
    <w:p w:rsidR="00A16BBB" w:rsidRPr="00774B0A" w:rsidRDefault="00A16BBB" w:rsidP="00A16BBB">
      <w:del w:id="127" w:author="Roger" w:date="2015-08-30T11:02:00Z">
        <w:r w:rsidRPr="00774B0A" w:rsidDel="006B4858">
          <w:delText xml:space="preserve">In der nachfolgenden Tabelle werden </w:delText>
        </w:r>
      </w:del>
      <w:del w:id="128" w:author="Roger" w:date="2015-08-30T10:59:00Z">
        <w:r w:rsidRPr="00774B0A" w:rsidDel="006B4858">
          <w:delText xml:space="preserve">die </w:delText>
        </w:r>
      </w:del>
      <w:del w:id="129" w:author="Roger" w:date="2015-08-30T11:02:00Z">
        <w:r w:rsidRPr="00774B0A" w:rsidDel="006B4858">
          <w:delText>potentiellen Stakeholder aufgelistet, welche mögliche Interesse am Ausgang und Entwicklung dieses Projekts haben könnten.</w:delText>
        </w:r>
      </w:del>
    </w:p>
    <w:tbl>
      <w:tblPr>
        <w:tblStyle w:val="Tabellenraster"/>
        <w:tblW w:w="0" w:type="auto"/>
        <w:tblInd w:w="108" w:type="dxa"/>
        <w:tblLook w:val="04A0" w:firstRow="1" w:lastRow="0" w:firstColumn="1" w:lastColumn="0" w:noHBand="0" w:noVBand="1"/>
      </w:tblPr>
      <w:tblGrid>
        <w:gridCol w:w="4531"/>
        <w:gridCol w:w="4531"/>
      </w:tblGrid>
      <w:tr w:rsidR="00A16BBB" w:rsidRPr="00774B0A" w:rsidTr="004F674C">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4F674C">
        <w:tc>
          <w:tcPr>
            <w:tcW w:w="4531" w:type="dxa"/>
          </w:tcPr>
          <w:p w:rsidR="00A16BBB" w:rsidRPr="00774B0A" w:rsidRDefault="00A16BBB" w:rsidP="00E91D4E">
            <w:del w:id="130" w:author="Roger" w:date="2015-08-30T11:05:00Z">
              <w:r w:rsidRPr="00774B0A" w:rsidDel="006B4858">
                <w:delText xml:space="preserve">Finanzwirtschafts </w:delText>
              </w:r>
            </w:del>
            <w:ins w:id="131" w:author="Roger" w:date="2015-08-30T11:05:00Z">
              <w:r w:rsidR="006B4858">
                <w:t>Finanzinstitute</w:t>
              </w:r>
            </w:ins>
            <w:del w:id="132" w:author="Roger" w:date="2015-08-30T11:06:00Z">
              <w:r w:rsidRPr="00774B0A" w:rsidDel="006B4858">
                <w:delText>Unternehmen</w:delText>
              </w:r>
            </w:del>
            <w:r w:rsidRPr="00774B0A">
              <w:t xml:space="preserve">: </w:t>
            </w:r>
          </w:p>
          <w:p w:rsidR="00A16BBB" w:rsidRPr="00774B0A" w:rsidRDefault="00A16BBB" w:rsidP="00E91D4E">
            <w:r w:rsidRPr="00774B0A">
              <w:t>Abteilung IT-Security</w:t>
            </w:r>
          </w:p>
        </w:tc>
        <w:tc>
          <w:tcPr>
            <w:tcW w:w="4531" w:type="dxa"/>
          </w:tcPr>
          <w:p w:rsidR="00A16BBB" w:rsidRPr="00774B0A" w:rsidRDefault="00A16BBB" w:rsidP="00086D87">
            <w:r w:rsidRPr="00774B0A">
              <w:t xml:space="preserve">Alle Unternehmen im </w:t>
            </w:r>
            <w:r w:rsidR="004F674C">
              <w:t>Finanzsektor</w:t>
            </w:r>
            <w:r w:rsidRPr="00774B0A">
              <w:t xml:space="preserve"> könnten ein</w:t>
            </w:r>
            <w:ins w:id="133" w:author="Roger" w:date="2015-08-30T11:07:00Z">
              <w:r w:rsidR="00086D87">
                <w:t>en</w:t>
              </w:r>
            </w:ins>
            <w:r w:rsidRPr="00774B0A">
              <w:t xml:space="preserve"> potenzielle</w:t>
            </w:r>
            <w:ins w:id="134" w:author="Roger" w:date="2015-08-30T11:07:00Z">
              <w:r w:rsidR="00086D87">
                <w:t>n</w:t>
              </w:r>
            </w:ins>
            <w:del w:id="135" w:author="Roger" w:date="2015-08-30T11:07:00Z">
              <w:r w:rsidRPr="00774B0A" w:rsidDel="00086D87">
                <w:delText>r</w:delText>
              </w:r>
            </w:del>
            <w:r w:rsidRPr="00774B0A">
              <w:t xml:space="preserve"> Abnehme</w:t>
            </w:r>
            <w:ins w:id="136" w:author="Roger" w:date="2015-08-30T11:07:00Z">
              <w:r w:rsidR="00086D87">
                <w:t>r</w:t>
              </w:r>
            </w:ins>
            <w:del w:id="137" w:author="Roger" w:date="2015-08-30T11:07:00Z">
              <w:r w:rsidRPr="00774B0A" w:rsidDel="00086D87">
                <w:delText>n</w:delText>
              </w:r>
            </w:del>
            <w:r w:rsidRPr="00774B0A">
              <w:t xml:space="preserve"> dieses Produktes sein, da alle die</w:t>
            </w:r>
            <w:del w:id="138" w:author="Roger" w:date="2015-08-30T11:07:00Z">
              <w:r w:rsidRPr="00774B0A" w:rsidDel="00086D87">
                <w:delText>s</w:delText>
              </w:r>
              <w:r w:rsidR="001B51A8" w:rsidRPr="00774B0A" w:rsidDel="00086D87">
                <w:delText>e</w:delText>
              </w:r>
            </w:del>
            <w:r w:rsidRPr="00774B0A">
              <w:t xml:space="preserve"> Anforderung der FINMA </w:t>
            </w:r>
            <w:del w:id="139" w:author="Roger" w:date="2015-08-30T11:07:00Z">
              <w:r w:rsidRPr="00774B0A" w:rsidDel="00086D87">
                <w:delText>um</w:delText>
              </w:r>
              <w:r w:rsidR="00FB57EB" w:rsidRPr="00774B0A" w:rsidDel="00086D87">
                <w:delText xml:space="preserve">gesetzt </w:delText>
              </w:r>
            </w:del>
            <w:ins w:id="140" w:author="Roger" w:date="2015-08-30T11:07:00Z">
              <w:r w:rsidR="00086D87">
                <w:t>umsetzen müssen.</w:t>
              </w:r>
            </w:ins>
            <w:del w:id="141" w:author="Roger" w:date="2015-08-30T11:07:00Z">
              <w:r w:rsidR="00FB57EB" w:rsidRPr="00774B0A" w:rsidDel="00086D87">
                <w:delText>werden</w:delText>
              </w:r>
              <w:r w:rsidRPr="00774B0A" w:rsidDel="00086D87">
                <w:delText xml:space="preserve"> müssen</w:delText>
              </w:r>
              <w:r w:rsidR="00FB57EB" w:rsidRPr="00774B0A" w:rsidDel="00086D87">
                <w:delText>.</w:delText>
              </w:r>
            </w:del>
            <w:r w:rsidRPr="00774B0A">
              <w:t xml:space="preserve"> </w:t>
            </w:r>
          </w:p>
        </w:tc>
      </w:tr>
      <w:tr w:rsidR="00A16BBB" w:rsidRPr="00774B0A" w:rsidTr="004F674C">
        <w:tc>
          <w:tcPr>
            <w:tcW w:w="4531" w:type="dxa"/>
          </w:tcPr>
          <w:p w:rsidR="00A16BBB" w:rsidRPr="00774B0A" w:rsidRDefault="00A16BBB" w:rsidP="00E91D4E">
            <w:r w:rsidRPr="00774B0A">
              <w:t>IT-Security Unternehmen</w:t>
            </w:r>
          </w:p>
        </w:tc>
        <w:tc>
          <w:tcPr>
            <w:tcW w:w="4531" w:type="dxa"/>
          </w:tcPr>
          <w:p w:rsidR="00A16BBB" w:rsidRPr="00774B0A" w:rsidRDefault="00A16BBB" w:rsidP="00086D87">
            <w:r w:rsidRPr="00774B0A">
              <w:t xml:space="preserve">IT-Security Unternehmen könnten </w:t>
            </w:r>
            <w:del w:id="142" w:author="Roger" w:date="2015-08-30T11:08:00Z">
              <w:r w:rsidRPr="00774B0A" w:rsidDel="00086D87">
                <w:delText xml:space="preserve">eventuell </w:delText>
              </w:r>
            </w:del>
            <w:r w:rsidRPr="00774B0A">
              <w:t>Interesse haben, eine solche Lösung zusätzlich an ihre Kunden anbieten zu können.</w:t>
            </w:r>
          </w:p>
        </w:tc>
      </w:tr>
      <w:tr w:rsidR="00A16BBB" w:rsidRPr="00774B0A" w:rsidTr="004F674C">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w:t>
            </w:r>
            <w:del w:id="143" w:author="Roger" w:date="2015-08-30T11:08:00Z">
              <w:r w:rsidRPr="00774B0A" w:rsidDel="00086D87">
                <w:delText>e</w:delText>
              </w:r>
            </w:del>
            <w:r w:rsidRPr="00774B0A">
              <w:t xml:space="preserve"> den erlernten wissenschaftlichen Ansätzen und Methoden gelöst hat</w:t>
            </w:r>
            <w:ins w:id="144" w:author="Roger" w:date="2015-08-30T11:08:00Z">
              <w:r w:rsidR="00086D87">
                <w:t>.</w:t>
              </w:r>
            </w:ins>
          </w:p>
        </w:tc>
      </w:tr>
      <w:tr w:rsidR="00A16BBB" w:rsidRPr="00774B0A" w:rsidTr="004F674C">
        <w:tc>
          <w:tcPr>
            <w:tcW w:w="4531" w:type="dxa"/>
          </w:tcPr>
          <w:p w:rsidR="00A16BBB" w:rsidRPr="00774B0A" w:rsidRDefault="00A16BBB" w:rsidP="00E91D4E">
            <w:r w:rsidRPr="00774B0A">
              <w:t>Student: Roger Bollmann</w:t>
            </w:r>
          </w:p>
        </w:tc>
        <w:tc>
          <w:tcPr>
            <w:tcW w:w="4531" w:type="dxa"/>
          </w:tcPr>
          <w:p w:rsidR="00A16BBB" w:rsidRPr="00774B0A" w:rsidRDefault="00A16BBB" w:rsidP="00086D87">
            <w:pPr>
              <w:keepNext/>
            </w:pPr>
            <w:r w:rsidRPr="00774B0A">
              <w:t xml:space="preserve">Der Student selber hat ein grosses Interesse daran, mit dieser Arbeit den Anforderungen und Erwartungen der ZHAW gerecht zu werden und ein gutes Resultat zu erzielen. Falls dieses Produkt von einigen Unternehmen eingesetzt würde, könnte zudem </w:t>
            </w:r>
            <w:del w:id="145" w:author="Roger" w:date="2015-08-30T11:08:00Z">
              <w:r w:rsidRPr="00774B0A" w:rsidDel="00086D87">
                <w:delText xml:space="preserve">noch </w:delText>
              </w:r>
            </w:del>
            <w:r w:rsidRPr="00774B0A">
              <w:t>Geld verdient werden.</w:t>
            </w:r>
          </w:p>
        </w:tc>
      </w:tr>
    </w:tbl>
    <w:p w:rsidR="008C43E4" w:rsidRDefault="008C43E4">
      <w:pPr>
        <w:pStyle w:val="Beschriftung"/>
      </w:pPr>
      <w:bookmarkStart w:id="146" w:name="_Toc428526849"/>
      <w:r>
        <w:lastRenderedPageBreak/>
        <w:t xml:space="preserve">Tabelle </w:t>
      </w:r>
      <w:r w:rsidR="00C1794A">
        <w:fldChar w:fldCharType="begin"/>
      </w:r>
      <w:r w:rsidR="00C1794A">
        <w:instrText xml:space="preserve"> SEQ Tabelle \* ARABIC </w:instrText>
      </w:r>
      <w:r w:rsidR="00C1794A">
        <w:fldChar w:fldCharType="separate"/>
      </w:r>
      <w:r w:rsidR="0090159D">
        <w:rPr>
          <w:noProof/>
        </w:rPr>
        <w:t>3</w:t>
      </w:r>
      <w:r w:rsidR="00C1794A">
        <w:rPr>
          <w:noProof/>
        </w:rPr>
        <w:fldChar w:fldCharType="end"/>
      </w:r>
      <w:r>
        <w:t xml:space="preserve"> Stakeholder Analyse</w:t>
      </w:r>
      <w:bookmarkEnd w:id="146"/>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147" w:name="_Toc428543213"/>
      <w:r w:rsidRPr="00774B0A">
        <w:lastRenderedPageBreak/>
        <w:t>Kontext</w:t>
      </w:r>
      <w:r w:rsidR="00FD569E" w:rsidRPr="00774B0A">
        <w:t>-</w:t>
      </w:r>
      <w:del w:id="148" w:author="Roger" w:date="2015-08-30T11:09:00Z">
        <w:r w:rsidR="00FD569E" w:rsidRPr="00774B0A" w:rsidDel="00896197">
          <w:delText xml:space="preserve"> </w:delText>
        </w:r>
      </w:del>
      <w:r w:rsidR="00FD569E" w:rsidRPr="00774B0A">
        <w:t>/</w:t>
      </w:r>
      <w:del w:id="149" w:author="Roger" w:date="2015-08-30T11:09:00Z">
        <w:r w:rsidR="00FD569E" w:rsidRPr="00774B0A" w:rsidDel="00896197">
          <w:delText xml:space="preserve"> </w:delText>
        </w:r>
      </w:del>
      <w:r w:rsidR="00FD569E" w:rsidRPr="00774B0A">
        <w:t>System</w:t>
      </w:r>
      <w:r w:rsidRPr="00774B0A">
        <w:t>diagramm</w:t>
      </w:r>
      <w:bookmarkEnd w:id="147"/>
    </w:p>
    <w:p w:rsidR="00FD569E" w:rsidRPr="00774B0A" w:rsidRDefault="00FD569E" w:rsidP="00FD569E"/>
    <w:p w:rsidR="00FB57EB" w:rsidRPr="00774B0A" w:rsidRDefault="00FD569E" w:rsidP="00A16BBB">
      <w:r w:rsidRPr="00774B0A">
        <w:t>Das folgende Kontext-/</w:t>
      </w:r>
      <w:del w:id="150" w:author="Roger" w:date="2015-08-30T11:09:00Z">
        <w:r w:rsidR="004F674C" w:rsidDel="00896197">
          <w:delText xml:space="preserve"> </w:delText>
        </w:r>
      </w:del>
      <w:r w:rsidRPr="00774B0A">
        <w: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del w:id="151" w:author="Roger" w:date="2015-08-30T11:09:00Z">
        <w:r w:rsidRPr="00774B0A" w:rsidDel="00896197">
          <w:delText>definierten</w:delText>
        </w:r>
      </w:del>
      <w:ins w:id="152" w:author="Roger" w:date="2015-08-30T11:09:00Z">
        <w:r w:rsidR="00896197">
          <w:t>definieren</w:t>
        </w:r>
      </w:ins>
      <w:r w:rsidRPr="00774B0A">
        <w:t>.</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153" w:name="_Toc427394098"/>
      <w:bookmarkStart w:id="154" w:name="_Toc428005841"/>
      <w:r w:rsidRPr="00774B0A">
        <w:t xml:space="preserve">Abbildung </w:t>
      </w:r>
      <w:r w:rsidR="00C1794A">
        <w:fldChar w:fldCharType="begin"/>
      </w:r>
      <w:r w:rsidR="00C1794A">
        <w:instrText xml:space="preserve"> SEQ Abbildung \* ARABIC </w:instrText>
      </w:r>
      <w:r w:rsidR="00C1794A">
        <w:fldChar w:fldCharType="separate"/>
      </w:r>
      <w:r w:rsidR="0090159D">
        <w:rPr>
          <w:noProof/>
        </w:rPr>
        <w:t>4</w:t>
      </w:r>
      <w:r w:rsidR="00C1794A">
        <w:rPr>
          <w:noProof/>
        </w:rPr>
        <w:fldChar w:fldCharType="end"/>
      </w:r>
      <w:r w:rsidRPr="00774B0A">
        <w:t xml:space="preserve"> Systemdiagramm</w:t>
      </w:r>
      <w:bookmarkEnd w:id="153"/>
      <w:bookmarkEnd w:id="154"/>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w:t>
      </w:r>
      <w:ins w:id="155" w:author="Roger" w:date="2015-08-30T11:10:00Z">
        <w:r w:rsidR="00896197">
          <w:t xml:space="preserve">, die an den User versendet werden, </w:t>
        </w:r>
      </w:ins>
      <w:del w:id="156" w:author="Roger" w:date="2015-08-30T11:10:00Z">
        <w:r w:rsidRPr="00774B0A" w:rsidDel="00896197">
          <w:delText xml:space="preserve"> </w:delText>
        </w:r>
      </w:del>
      <w:r w:rsidRPr="00774B0A">
        <w:t>online abgefangen werden</w:t>
      </w:r>
      <w:del w:id="157" w:author="Roger" w:date="2015-08-30T11:10:00Z">
        <w:r w:rsidRPr="00774B0A" w:rsidDel="00896197">
          <w:delText>, welche an den User versendet werden</w:delText>
        </w:r>
      </w:del>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ins w:id="158" w:author="Roger" w:date="2015-08-30T11:11:00Z">
        <w:r w:rsidR="00896197">
          <w:t>n</w:t>
        </w:r>
      </w:ins>
      <w:del w:id="159" w:author="Roger" w:date="2015-08-30T11:11:00Z">
        <w:r w:rsidRPr="00774B0A" w:rsidDel="00896197">
          <w:delText>m</w:delText>
        </w:r>
      </w:del>
      <w:r w:rsidRPr="00774B0A">
        <w:t xml:space="preserve"> </w:t>
      </w:r>
      <w:r w:rsidR="00775EE4">
        <w:t>„</w:t>
      </w:r>
      <w:r w:rsidRPr="00774B0A">
        <w:t>Backend</w:t>
      </w:r>
      <w:r w:rsidR="00775EE4">
        <w:t>“</w:t>
      </w:r>
      <w:r w:rsidRPr="00774B0A">
        <w:t xml:space="preserve"> installiert und wird </w:t>
      </w:r>
      <w:ins w:id="160" w:author="Roger" w:date="2015-08-30T11:11:00Z">
        <w:r w:rsidR="00896197">
          <w:t xml:space="preserve">für den Empfang von Daten und Bildinformationen </w:t>
        </w:r>
      </w:ins>
      <w:r w:rsidRPr="00774B0A">
        <w:t>zuständig sein</w:t>
      </w:r>
      <w:ins w:id="161" w:author="Roger" w:date="2015-08-30T11:11:00Z">
        <w:r w:rsidR="00896197">
          <w:t>.</w:t>
        </w:r>
      </w:ins>
      <w:del w:id="162" w:author="Roger" w:date="2015-08-30T11:11:00Z">
        <w:r w:rsidRPr="00774B0A" w:rsidDel="00896197">
          <w:delText xml:space="preserve"> um die </w:delText>
        </w:r>
        <w:r w:rsidR="00E91D4E" w:rsidRPr="00774B0A" w:rsidDel="00896197">
          <w:delText>Daten</w:delText>
        </w:r>
        <w:r w:rsidRPr="00774B0A" w:rsidDel="00896197">
          <w:delText xml:space="preserve"> und Bildinformationen zu empfangen.</w:delText>
        </w:r>
      </w:del>
      <w:r w:rsidRPr="00774B0A">
        <w:t xml:space="preserve"> Der Translator wird das Bild in Text umwandeln und </w:t>
      </w:r>
      <w:r w:rsidR="00775EE4">
        <w:t>diesen für eine</w:t>
      </w:r>
      <w:r w:rsidRPr="00774B0A">
        <w:t xml:space="preserve">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163" w:name="_Toc428543214"/>
      <w:r w:rsidRPr="00774B0A">
        <w:lastRenderedPageBreak/>
        <w:t>Schnittstellen</w:t>
      </w:r>
      <w:bookmarkEnd w:id="163"/>
    </w:p>
    <w:p w:rsidR="00EB6C00" w:rsidRPr="00774B0A" w:rsidRDefault="00EB6C00" w:rsidP="00EB6C00"/>
    <w:p w:rsidR="00EB6C00" w:rsidRPr="00774B0A" w:rsidRDefault="00EB6C00" w:rsidP="00EB6C00">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rsidTr="004F674C">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896197">
            <w:r w:rsidRPr="00774B0A">
              <w:t xml:space="preserve">Webserver </w:t>
            </w:r>
            <w:r w:rsidRPr="00774B0A">
              <w:sym w:font="Wingdings" w:char="F0E0"/>
            </w:r>
            <w:r w:rsidRPr="00774B0A">
              <w:t xml:space="preserve"> Bildanalyse</w:t>
            </w:r>
            <w:ins w:id="164" w:author="Roger" w:date="2015-08-30T11:12:00Z">
              <w:r w:rsidR="00896197">
                <w:t>-</w:t>
              </w:r>
            </w:ins>
            <w:del w:id="165" w:author="Roger" w:date="2015-08-30T11:12:00Z">
              <w:r w:rsidRPr="00774B0A" w:rsidDel="00896197">
                <w:delText xml:space="preserve"> </w:delText>
              </w:r>
            </w:del>
            <w:r w:rsidRPr="00774B0A">
              <w:t>System</w:t>
            </w:r>
          </w:p>
        </w:tc>
      </w:tr>
      <w:tr w:rsidR="00EB6C00" w:rsidRPr="00774B0A" w:rsidTr="004F674C">
        <w:tc>
          <w:tcPr>
            <w:tcW w:w="4531" w:type="dxa"/>
          </w:tcPr>
          <w:p w:rsidR="00EB6C00" w:rsidRPr="00774B0A" w:rsidRDefault="00EB6C00" w:rsidP="00EB6C00">
            <w:r w:rsidRPr="00774B0A">
              <w:t>Beschreibung</w:t>
            </w:r>
          </w:p>
        </w:tc>
        <w:tc>
          <w:tcPr>
            <w:tcW w:w="4531" w:type="dxa"/>
          </w:tcPr>
          <w:p w:rsidR="00EB6C00" w:rsidRPr="00774B0A" w:rsidRDefault="00EB6C00" w:rsidP="00896197">
            <w:r w:rsidRPr="00774B0A">
              <w:t>Übermittlung von Bilder an den Webservice des Bildanalyse</w:t>
            </w:r>
            <w:ins w:id="166" w:author="Roger" w:date="2015-08-30T11:12:00Z">
              <w:r w:rsidR="00896197">
                <w:t>-</w:t>
              </w:r>
            </w:ins>
            <w:del w:id="167" w:author="Roger" w:date="2015-08-30T11:12:00Z">
              <w:r w:rsidRPr="00774B0A" w:rsidDel="00896197">
                <w:delText xml:space="preserve"> </w:delText>
              </w:r>
            </w:del>
            <w:r w:rsidRPr="00774B0A">
              <w:t>System.</w:t>
            </w:r>
          </w:p>
        </w:tc>
      </w:tr>
      <w:tr w:rsidR="00EB6C00" w:rsidRPr="00774B0A" w:rsidTr="004F674C">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4F674C">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4F674C">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4F674C">
        <w:tc>
          <w:tcPr>
            <w:tcW w:w="4531" w:type="dxa"/>
          </w:tcPr>
          <w:p w:rsidR="00EB6C00" w:rsidRPr="00774B0A" w:rsidRDefault="00EB6C00" w:rsidP="00EB6C00">
            <w:r w:rsidRPr="00774B0A">
              <w:t>Zustand</w:t>
            </w:r>
          </w:p>
        </w:tc>
        <w:tc>
          <w:tcPr>
            <w:tcW w:w="4531" w:type="dxa"/>
          </w:tcPr>
          <w:p w:rsidR="00EB6C00" w:rsidRPr="00774B0A" w:rsidRDefault="00EB6C00" w:rsidP="00896197">
            <w:pPr>
              <w:keepNext/>
            </w:pPr>
            <w:r w:rsidRPr="00774B0A">
              <w:t>Das Produkt liefert ein Konfigurationsfile mit, welche</w:t>
            </w:r>
            <w:ins w:id="168" w:author="Roger" w:date="2015-08-30T11:12:00Z">
              <w:r w:rsidR="00896197">
                <w:t>s</w:t>
              </w:r>
            </w:ins>
            <w:r w:rsidRPr="00774B0A">
              <w:t xml:space="preserve"> die Schnittstell</w:t>
            </w:r>
            <w:ins w:id="169" w:author="Roger" w:date="2015-08-30T11:12:00Z">
              <w:r w:rsidR="00896197">
                <w:t>e</w:t>
              </w:r>
            </w:ins>
            <w:del w:id="170" w:author="Roger" w:date="2015-08-30T11:12:00Z">
              <w:r w:rsidRPr="00774B0A" w:rsidDel="00896197">
                <w:delText>t</w:delText>
              </w:r>
            </w:del>
            <w:r w:rsidRPr="00774B0A">
              <w:t xml:space="preserve"> beschreiben soll.</w:t>
            </w:r>
          </w:p>
        </w:tc>
      </w:tr>
    </w:tbl>
    <w:p w:rsidR="00EB6C00" w:rsidRPr="00774B0A" w:rsidRDefault="008C43E4" w:rsidP="008C43E4">
      <w:pPr>
        <w:pStyle w:val="Beschriftung"/>
      </w:pPr>
      <w:bookmarkStart w:id="171" w:name="_Toc428526850"/>
      <w:r>
        <w:t xml:space="preserve">Tabelle </w:t>
      </w:r>
      <w:r w:rsidR="00C1794A">
        <w:fldChar w:fldCharType="begin"/>
      </w:r>
      <w:r w:rsidR="00C1794A">
        <w:instrText xml:space="preserve"> SEQ Tabelle \* ARABIC </w:instrText>
      </w:r>
      <w:r w:rsidR="00C1794A">
        <w:fldChar w:fldCharType="separate"/>
      </w:r>
      <w:r w:rsidR="0090159D">
        <w:rPr>
          <w:noProof/>
        </w:rPr>
        <w:t>4</w:t>
      </w:r>
      <w:r w:rsidR="00C1794A">
        <w:rPr>
          <w:noProof/>
        </w:rPr>
        <w:fldChar w:fldCharType="end"/>
      </w:r>
      <w:r>
        <w:t xml:space="preserve"> Schnittstellen-Analyse</w:t>
      </w:r>
      <w:bookmarkEnd w:id="171"/>
    </w:p>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172" w:name="_Toc428543215"/>
      <w:r w:rsidRPr="00774B0A">
        <w:t>Umweltdiagramm</w:t>
      </w:r>
      <w:bookmarkEnd w:id="172"/>
    </w:p>
    <w:p w:rsidR="007544DF" w:rsidRPr="00774B0A" w:rsidRDefault="007544DF" w:rsidP="00FD569E">
      <w:r w:rsidRPr="00774B0A">
        <w:t xml:space="preserve">Beim Umweltdiagramm </w:t>
      </w:r>
      <w:del w:id="173" w:author="Roger" w:date="2015-08-30T11:13:00Z">
        <w:r w:rsidRPr="00774B0A" w:rsidDel="00896197">
          <w:delText xml:space="preserve">werden </w:delText>
        </w:r>
      </w:del>
      <w:ins w:id="174" w:author="Roger" w:date="2015-08-30T11:13:00Z">
        <w:r w:rsidR="00896197">
          <w:t>wird</w:t>
        </w:r>
        <w:r w:rsidR="00896197" w:rsidRPr="00774B0A">
          <w:t xml:space="preserve"> </w:t>
        </w:r>
      </w:ins>
      <w:r w:rsidRPr="00774B0A">
        <w:t xml:space="preserve">der Input und </w:t>
      </w:r>
      <w:del w:id="175" w:author="Roger" w:date="2015-08-30T11:13:00Z">
        <w:r w:rsidRPr="00774B0A" w:rsidDel="00896197">
          <w:delText xml:space="preserve">der </w:delText>
        </w:r>
      </w:del>
      <w:r w:rsidRPr="00774B0A">
        <w:t>Output beschrieben.</w:t>
      </w:r>
    </w:p>
    <w:p w:rsidR="008C43E4" w:rsidRDefault="007544DF" w:rsidP="008C43E4">
      <w:pPr>
        <w:keepNext/>
      </w:pPr>
      <w:r w:rsidRPr="00774B0A">
        <w:object w:dxaOrig="6672" w:dyaOrig="1164">
          <v:shape id="_x0000_i1026" type="#_x0000_t75" style="width:332.95pt;height:57.75pt" o:ole="">
            <v:imagedata r:id="rId17" o:title=""/>
          </v:shape>
          <o:OLEObject Type="Embed" ProgID="Visio.Drawing.15" ShapeID="_x0000_i1026" DrawAspect="Content" ObjectID="_1502452478" r:id="rId18"/>
        </w:object>
      </w:r>
    </w:p>
    <w:p w:rsidR="007544DF" w:rsidRPr="00774B0A" w:rsidRDefault="008C43E4" w:rsidP="008C43E4">
      <w:pPr>
        <w:pStyle w:val="Beschriftung"/>
      </w:pPr>
      <w:bookmarkStart w:id="176" w:name="_Toc428005842"/>
      <w:r>
        <w:t xml:space="preserve">Abbildung </w:t>
      </w:r>
      <w:r w:rsidR="00C1794A">
        <w:fldChar w:fldCharType="begin"/>
      </w:r>
      <w:r w:rsidR="00C1794A">
        <w:instrText xml:space="preserve"> SEQ Abbildung \* ARABIC </w:instrText>
      </w:r>
      <w:r w:rsidR="00C1794A">
        <w:fldChar w:fldCharType="separate"/>
      </w:r>
      <w:r w:rsidR="0090159D">
        <w:rPr>
          <w:noProof/>
        </w:rPr>
        <w:t>5</w:t>
      </w:r>
      <w:r w:rsidR="00C1794A">
        <w:rPr>
          <w:noProof/>
        </w:rPr>
        <w:fldChar w:fldCharType="end"/>
      </w:r>
      <w:r>
        <w:t xml:space="preserve"> Input-Output Diagram</w:t>
      </w:r>
      <w:bookmarkEnd w:id="176"/>
    </w:p>
    <w:p w:rsidR="007544DF" w:rsidRPr="00774B0A" w:rsidRDefault="007544DF" w:rsidP="00FD569E"/>
    <w:p w:rsidR="007544DF" w:rsidRPr="00774B0A" w:rsidRDefault="007544DF" w:rsidP="008B59CD">
      <w:pPr>
        <w:pStyle w:val="berschrift3"/>
        <w:numPr>
          <w:ilvl w:val="2"/>
          <w:numId w:val="17"/>
        </w:numPr>
        <w:ind w:left="567" w:hanging="567"/>
      </w:pPr>
      <w:bookmarkStart w:id="177" w:name="_Toc428543216"/>
      <w:r w:rsidRPr="00774B0A">
        <w:t>Input</w:t>
      </w:r>
      <w:bookmarkEnd w:id="177"/>
    </w:p>
    <w:p w:rsidR="007544DF" w:rsidRPr="00774B0A" w:rsidRDefault="007544DF" w:rsidP="00FD569E">
      <w:r w:rsidRPr="00774B0A">
        <w:t>Der Input ist ein Request an den Webserv</w:t>
      </w:r>
      <w:r w:rsidR="00B516E6">
        <w:t>ice</w:t>
      </w:r>
      <w:r w:rsidRPr="00774B0A">
        <w:t xml:space="preserve">, welcher von einem User </w:t>
      </w:r>
      <w:commentRangeStart w:id="178"/>
      <w:r w:rsidRPr="00774B0A">
        <w:t xml:space="preserve">ausgefügt </w:t>
      </w:r>
      <w:commentRangeEnd w:id="178"/>
      <w:r w:rsidR="00896197">
        <w:rPr>
          <w:rStyle w:val="Kommentarzeichen"/>
        </w:rPr>
        <w:commentReference w:id="178"/>
      </w:r>
      <w:r w:rsidRPr="00774B0A">
        <w:t xml:space="preserve">wird. Anhand des Request </w:t>
      </w:r>
      <w:del w:id="179" w:author="Roger" w:date="2015-08-30T11:14:00Z">
        <w:r w:rsidRPr="00774B0A" w:rsidDel="00896197">
          <w:delText xml:space="preserve">stellt </w:delText>
        </w:r>
      </w:del>
      <w:ins w:id="180" w:author="Roger" w:date="2015-08-30T11:14:00Z">
        <w:r w:rsidR="00896197">
          <w:t>erstellt</w:t>
        </w:r>
        <w:r w:rsidR="00896197" w:rsidRPr="00774B0A">
          <w:t xml:space="preserve"> </w:t>
        </w:r>
      </w:ins>
      <w:r w:rsidRPr="00774B0A">
        <w:t>das Produkt ein</w:t>
      </w:r>
      <w:ins w:id="181" w:author="Roger" w:date="2015-08-30T11:14:00Z">
        <w:r w:rsidR="00896197">
          <w:t>en</w:t>
        </w:r>
      </w:ins>
      <w:r w:rsidRPr="00774B0A">
        <w:t xml:space="preserve"> Logeintrag, welcher dann weiter prozessiert wird.</w:t>
      </w:r>
    </w:p>
    <w:p w:rsidR="007544DF" w:rsidRPr="00774B0A" w:rsidRDefault="007544DF" w:rsidP="008B59CD">
      <w:pPr>
        <w:pStyle w:val="berschrift3"/>
        <w:numPr>
          <w:ilvl w:val="2"/>
          <w:numId w:val="17"/>
        </w:numPr>
        <w:ind w:left="567" w:hanging="567"/>
      </w:pPr>
      <w:bookmarkStart w:id="182" w:name="_Toc428543217"/>
      <w:r w:rsidRPr="00774B0A">
        <w:t>Output</w:t>
      </w:r>
      <w:bookmarkEnd w:id="182"/>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183" w:name="_Toc428543218"/>
      <w:r w:rsidRPr="00774B0A">
        <w:t>Rahmenbedingungen</w:t>
      </w:r>
      <w:bookmarkEnd w:id="183"/>
    </w:p>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184" w:name="_Toc428543219"/>
      <w:r w:rsidRPr="00774B0A">
        <w:lastRenderedPageBreak/>
        <w:t>Technische Rahmenbedingungen</w:t>
      </w:r>
      <w:bookmarkEnd w:id="184"/>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w:t>
      </w:r>
      <w:ins w:id="185" w:author="Roger" w:date="2015-08-30T11:15:00Z">
        <w:r w:rsidR="00896197">
          <w:t>-</w:t>
        </w:r>
      </w:ins>
      <w:del w:id="186" w:author="Roger" w:date="2015-08-30T11:15:00Z">
        <w:r w:rsidRPr="00774B0A" w:rsidDel="00896197">
          <w:delText xml:space="preserve"> </w:delText>
        </w:r>
      </w:del>
      <w:r w:rsidRPr="00774B0A">
        <w:t>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Damit ein</w:t>
      </w:r>
      <w:ins w:id="187" w:author="Roger" w:date="2015-08-30T11:15:00Z">
        <w:r w:rsidR="00896197">
          <w:t xml:space="preserve"> Proof </w:t>
        </w:r>
        <w:proofErr w:type="spellStart"/>
        <w:r w:rsidR="00896197">
          <w:t>of</w:t>
        </w:r>
        <w:proofErr w:type="spellEnd"/>
        <w:r w:rsidR="00896197">
          <w:t xml:space="preserve"> </w:t>
        </w:r>
        <w:proofErr w:type="spellStart"/>
        <w:r w:rsidR="00896197">
          <w:t>Concept</w:t>
        </w:r>
      </w:ins>
      <w:proofErr w:type="spellEnd"/>
      <w:del w:id="188" w:author="Roger" w:date="2015-08-30T11:15:00Z">
        <w:r w:rsidRPr="00774B0A" w:rsidDel="00896197">
          <w:delText xml:space="preserve"> PoC (Proof of Concept)</w:delText>
        </w:r>
      </w:del>
      <w:r w:rsidRPr="00774B0A">
        <w:t xml:space="preserve"> durchgeführt werden kann, müssen die zur Verfügung gestellten System</w:t>
      </w:r>
      <w:ins w:id="189" w:author="Roger" w:date="2015-08-30T11:16:00Z">
        <w:r w:rsidR="00896197">
          <w:t>e nicht</w:t>
        </w:r>
      </w:ins>
      <w:r w:rsidRPr="00774B0A">
        <w:t xml:space="preserve"> nur eine technologische Anforderung erfüllen, </w:t>
      </w:r>
      <w:ins w:id="190" w:author="Roger" w:date="2015-08-30T11:16:00Z">
        <w:r w:rsidR="00896197">
          <w:t xml:space="preserve">sondern </w:t>
        </w:r>
      </w:ins>
      <w:r w:rsidRPr="00774B0A">
        <w:t>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 xml:space="preserve">Da die Anforderung </w:t>
      </w:r>
      <w:del w:id="191" w:author="Roger" w:date="2015-08-30T11:16:00Z">
        <w:r w:rsidRPr="00774B0A" w:rsidDel="00896197">
          <w:delText xml:space="preserve">von </w:delText>
        </w:r>
      </w:del>
      <w:ins w:id="192" w:author="Roger" w:date="2015-08-30T11:16:00Z">
        <w:r w:rsidR="00896197">
          <w:t>der</w:t>
        </w:r>
        <w:r w:rsidR="00896197" w:rsidRPr="00774B0A">
          <w:t xml:space="preserve"> </w:t>
        </w:r>
      </w:ins>
      <w:r w:rsidRPr="00774B0A">
        <w:t xml:space="preserve">FINMA ziemlich </w:t>
      </w:r>
      <w:del w:id="193" w:author="Roger" w:date="2015-08-30T11:17:00Z">
        <w:r w:rsidRPr="00774B0A" w:rsidDel="00896197">
          <w:delText xml:space="preserve">strickt </w:delText>
        </w:r>
      </w:del>
      <w:ins w:id="194" w:author="Roger" w:date="2015-08-30T11:17:00Z">
        <w:r w:rsidR="00896197">
          <w:t>strikt</w:t>
        </w:r>
        <w:r w:rsidR="00896197" w:rsidRPr="00774B0A">
          <w:t xml:space="preserve"> </w:t>
        </w:r>
      </w:ins>
      <w:r w:rsidRPr="00774B0A">
        <w:t xml:space="preserve">definiert </w:t>
      </w:r>
      <w:del w:id="195" w:author="Roger" w:date="2015-08-30T11:17:00Z">
        <w:r w:rsidRPr="00774B0A" w:rsidDel="00523232">
          <w:delText>sind</w:delText>
        </w:r>
      </w:del>
      <w:ins w:id="196" w:author="Roger" w:date="2015-08-30T11:17:00Z">
        <w:r w:rsidR="00523232">
          <w:t>ist</w:t>
        </w:r>
      </w:ins>
      <w:r w:rsidRPr="00774B0A">
        <w:t>, lässt sich das Produkt nicht gross erweitern</w:t>
      </w:r>
      <w:r w:rsidR="004409C6" w:rsidRPr="00774B0A">
        <w:t>.</w:t>
      </w:r>
      <w:r w:rsidRPr="00774B0A">
        <w:t xml:space="preserve"> Es </w:t>
      </w:r>
      <w:del w:id="197" w:author="Roger" w:date="2015-08-30T11:19:00Z">
        <w:r w:rsidRPr="00774B0A" w:rsidDel="00523232">
          <w:delText xml:space="preserve">sollte </w:delText>
        </w:r>
      </w:del>
      <w:ins w:id="198" w:author="Roger" w:date="2015-08-30T11:19:00Z">
        <w:r w:rsidR="00523232">
          <w:t>soll</w:t>
        </w:r>
        <w:r w:rsidR="00523232" w:rsidRPr="00774B0A">
          <w:t xml:space="preserve"> </w:t>
        </w:r>
      </w:ins>
      <w:r w:rsidRPr="00774B0A">
        <w:t>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 xml:space="preserve">Das Produkt </w:t>
      </w:r>
      <w:del w:id="199" w:author="Roger" w:date="2015-08-30T11:20:00Z">
        <w:r w:rsidRPr="00774B0A" w:rsidDel="00523232">
          <w:delText xml:space="preserve">sollte </w:delText>
        </w:r>
      </w:del>
      <w:ins w:id="200" w:author="Roger" w:date="2015-08-30T11:20:00Z">
        <w:r w:rsidR="00523232">
          <w:t>soll</w:t>
        </w:r>
        <w:r w:rsidR="00523232" w:rsidRPr="00774B0A">
          <w:t xml:space="preserve"> </w:t>
        </w:r>
      </w:ins>
      <w:r w:rsidRPr="00774B0A">
        <w:t xml:space="preserve">über eine gute Fehler- und Benachrichtigung verfügen. Zudem </w:t>
      </w:r>
      <w:del w:id="201" w:author="Roger" w:date="2015-08-30T11:20:00Z">
        <w:r w:rsidRPr="00774B0A" w:rsidDel="00523232">
          <w:delText xml:space="preserve">sollten </w:delText>
        </w:r>
      </w:del>
      <w:ins w:id="202" w:author="Roger" w:date="2015-08-30T11:20:00Z">
        <w:r w:rsidR="00523232">
          <w:t>sollen</w:t>
        </w:r>
        <w:r w:rsidR="00523232" w:rsidRPr="00774B0A">
          <w:t xml:space="preserve"> </w:t>
        </w:r>
      </w:ins>
      <w:r w:rsidRPr="00774B0A">
        <w:t xml:space="preserve">auftretende Fehler so gut wie möglich ohne zusätzlichen Programmieraufwand </w:t>
      </w:r>
      <w:del w:id="203" w:author="Roger" w:date="2015-08-30T11:20:00Z">
        <w:r w:rsidRPr="00523232" w:rsidDel="00523232">
          <w:delText>beheben</w:delText>
        </w:r>
        <w:r w:rsidRPr="00774B0A" w:rsidDel="00523232">
          <w:delText xml:space="preserve"> </w:delText>
        </w:r>
      </w:del>
      <w:ins w:id="204" w:author="Roger" w:date="2015-08-30T11:20:00Z">
        <w:r w:rsidR="00523232">
          <w:t>behoben</w:t>
        </w:r>
        <w:r w:rsidR="00523232" w:rsidRPr="00774B0A">
          <w:t xml:space="preserve"> </w:t>
        </w:r>
      </w:ins>
      <w:r w:rsidRPr="00774B0A">
        <w:t>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 xml:space="preserve">Die Sicherheit der Daten muss zu jeder Zeit gewährleistet werden. Es darf </w:t>
      </w:r>
      <w:del w:id="205" w:author="Roger" w:date="2015-08-30T11:21:00Z">
        <w:r w:rsidRPr="00774B0A" w:rsidDel="00523232">
          <w:delText xml:space="preserve">kein </w:delText>
        </w:r>
      </w:del>
      <w:ins w:id="206" w:author="Roger" w:date="2015-08-30T11:21:00Z">
        <w:r w:rsidR="00523232">
          <w:t>keinen</w:t>
        </w:r>
        <w:r w:rsidR="00523232" w:rsidRPr="00774B0A">
          <w:t xml:space="preserve"> </w:t>
        </w:r>
      </w:ins>
      <w:r w:rsidRPr="00774B0A">
        <w:t>Datenverlust während der Verarbeitung geben. Der Zugriff von unbefugten Benutzer</w:t>
      </w:r>
      <w:r w:rsidR="00BF1C25">
        <w:t>n</w:t>
      </w:r>
      <w:r w:rsidRPr="00774B0A">
        <w:t xml:space="preserve"> muss von</w:t>
      </w:r>
      <w:ins w:id="207" w:author="Roger" w:date="2015-08-30T11:21:00Z">
        <w:r w:rsidR="00523232">
          <w:t xml:space="preserve"> den</w:t>
        </w:r>
      </w:ins>
      <w:r w:rsidRPr="00774B0A">
        <w:t xml:space="preserve">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7005" w:rsidRDefault="00AC1BF3">
      <w:pPr>
        <w:rPr>
          <w:rFonts w:asciiTheme="majorHAnsi" w:eastAsiaTheme="majorEastAsia" w:hAnsiTheme="majorHAnsi" w:cstheme="majorBidi"/>
          <w:i/>
          <w:iCs/>
          <w:color w:val="2E74B5" w:themeColor="accent1" w:themeShade="BF"/>
        </w:rPr>
      </w:pPr>
      <w:r w:rsidRPr="00774B0A">
        <w:t xml:space="preserve">Die Performance des Produktes wird </w:t>
      </w:r>
      <w:ins w:id="208" w:author="Roger" w:date="2015-08-30T11:21:00Z">
        <w:r w:rsidR="00523232">
          <w:t>a</w:t>
        </w:r>
      </w:ins>
      <w:del w:id="209" w:author="Roger" w:date="2015-08-30T11:21:00Z">
        <w:r w:rsidRPr="00774B0A" w:rsidDel="00523232">
          <w:delText>A</w:delText>
        </w:r>
      </w:del>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del w:id="210" w:author="Roger" w:date="2015-08-30T11:21:00Z">
        <w:r w:rsidR="00345A61" w:rsidRPr="00774B0A" w:rsidDel="00523232">
          <w:delText>k</w:delText>
        </w:r>
        <w:r w:rsidRPr="00774B0A" w:rsidDel="00523232">
          <w:delText xml:space="preserve">ein </w:delText>
        </w:r>
      </w:del>
      <w:ins w:id="211" w:author="Roger" w:date="2015-08-30T11:21:00Z">
        <w:r w:rsidR="00523232">
          <w:t xml:space="preserve">ein </w:t>
        </w:r>
      </w:ins>
      <w:r w:rsidRPr="00774B0A">
        <w:t>Onlineanalyse</w:t>
      </w:r>
      <w:ins w:id="212" w:author="Roger" w:date="2015-08-30T11:21:00Z">
        <w:r w:rsidR="00523232">
          <w:t>-</w:t>
        </w:r>
      </w:ins>
      <w:del w:id="213" w:author="Roger" w:date="2015-08-30T11:21:00Z">
        <w:r w:rsidRPr="00774B0A" w:rsidDel="00523232">
          <w:delText xml:space="preserve"> </w:delText>
        </w:r>
      </w:del>
      <w:r w:rsidRPr="00774B0A">
        <w:t>Tool handelt, muss das Backend (Bildanalyse</w:t>
      </w:r>
      <w:ins w:id="214" w:author="Roger" w:date="2015-08-30T11:22:00Z">
        <w:r w:rsidR="00523232">
          <w:t>-</w:t>
        </w:r>
      </w:ins>
      <w:del w:id="215" w:author="Roger" w:date="2015-08-30T11:22:00Z">
        <w:r w:rsidRPr="00774B0A" w:rsidDel="00523232">
          <w:delText xml:space="preserve"> </w:delText>
        </w:r>
      </w:del>
      <w:r w:rsidRPr="00774B0A">
        <w:t>System) nicht hoch-performant laufen.</w:t>
      </w:r>
      <w:r w:rsidR="00AC7005">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r w:rsidRPr="00774B0A">
        <w:t>Wie in der Erweiterbarkeit erwähnt</w:t>
      </w:r>
      <w:ins w:id="216" w:author="Roger" w:date="2015-08-30T11:22:00Z">
        <w:r w:rsidR="00523232">
          <w:t>, soll</w:t>
        </w:r>
      </w:ins>
      <w:del w:id="217" w:author="Roger" w:date="2015-08-30T11:22:00Z">
        <w:r w:rsidRPr="00774B0A" w:rsidDel="00523232">
          <w:delText xml:space="preserve"> sollte</w:delText>
        </w:r>
      </w:del>
      <w:r w:rsidRPr="00774B0A">
        <w:t xml:space="preserve"> das Produkt nur für </w:t>
      </w:r>
      <w:ins w:id="218" w:author="Roger" w:date="2015-08-30T11:22:00Z">
        <w:r w:rsidR="00523232">
          <w:t xml:space="preserve">die Übersetzung von </w:t>
        </w:r>
      </w:ins>
      <w:r w:rsidRPr="00774B0A">
        <w:t xml:space="preserve">Bild in Text </w:t>
      </w:r>
      <w:del w:id="219" w:author="Roger" w:date="2015-08-30T11:22:00Z">
        <w:r w:rsidRPr="00774B0A" w:rsidDel="00523232">
          <w:delText xml:space="preserve">Übersetzung </w:delText>
        </w:r>
      </w:del>
      <w:r w:rsidRPr="00774B0A">
        <w:t xml:space="preserve">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ins w:id="220" w:author="Roger" w:date="2015-08-30T11:23:00Z">
        <w:r w:rsidR="00523232">
          <w:t>wesentliche Rolle, da in erster Linie Kundendaten analysiert werden,</w:t>
        </w:r>
      </w:ins>
      <w:ins w:id="221" w:author="Roger" w:date="2015-08-30T11:24:00Z">
        <w:r w:rsidR="00523232">
          <w:t xml:space="preserve"> </w:t>
        </w:r>
      </w:ins>
      <w:del w:id="222" w:author="Roger" w:date="2015-08-30T11:24:00Z">
        <w:r w:rsidRPr="00774B0A" w:rsidDel="00523232">
          <w:delText>Rolle, weil vor allem Kundendaten analysiert werden müssen, welche</w:delText>
        </w:r>
      </w:del>
      <w:ins w:id="223" w:author="Roger" w:date="2015-08-30T11:24:00Z">
        <w:r w:rsidR="00523232">
          <w:t>die</w:t>
        </w:r>
      </w:ins>
      <w:r w:rsidRPr="00774B0A">
        <w:t xml:space="preserve"> in den meisten Sprachen gleich</w:t>
      </w:r>
      <w:del w:id="224" w:author="Roger" w:date="2015-08-30T11:24:00Z">
        <w:r w:rsidRPr="00774B0A" w:rsidDel="00523232">
          <w:delText>t</w:delText>
        </w:r>
      </w:del>
      <w:r w:rsidRPr="00774B0A">
        <w:t xml:space="preserve">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225" w:name="_Toc428543220"/>
      <w:r w:rsidRPr="00774B0A">
        <w:t>Organisatorische Rahmenbedingungen</w:t>
      </w:r>
      <w:bookmarkEnd w:id="225"/>
    </w:p>
    <w:p w:rsidR="00A94B14" w:rsidRPr="00774B0A" w:rsidRDefault="00A94B14" w:rsidP="00A94B14"/>
    <w:p w:rsidR="00A94B14" w:rsidRPr="00774B0A" w:rsidRDefault="00A94B14" w:rsidP="00A94B14">
      <w:r w:rsidRPr="00774B0A">
        <w:t>Da es sich hier um</w:t>
      </w:r>
      <w:r w:rsidR="009F0254">
        <w:t xml:space="preserve"> einen </w:t>
      </w:r>
      <w:ins w:id="226" w:author="Roger" w:date="2015-08-30T11:32:00Z">
        <w:r w:rsidR="00FE7CCA">
          <w:t xml:space="preserve">Proof </w:t>
        </w:r>
        <w:proofErr w:type="spellStart"/>
        <w:r w:rsidR="00FE7CCA">
          <w:t>of</w:t>
        </w:r>
        <w:proofErr w:type="spellEnd"/>
        <w:r w:rsidR="00FE7CCA">
          <w:t xml:space="preserve"> </w:t>
        </w:r>
        <w:proofErr w:type="spellStart"/>
        <w:r w:rsidR="00FE7CCA">
          <w:t>Concept</w:t>
        </w:r>
      </w:ins>
      <w:proofErr w:type="spellEnd"/>
      <w:del w:id="227" w:author="Roger" w:date="2015-08-30T11:32:00Z">
        <w:r w:rsidR="009F0254" w:rsidDel="00FE7CCA">
          <w:delText xml:space="preserve">PoC </w:delText>
        </w:r>
      </w:del>
      <w:ins w:id="228" w:author="Roger" w:date="2015-08-30T11:32:00Z">
        <w:r w:rsidR="00FE7CCA">
          <w:t xml:space="preserve"> </w:t>
        </w:r>
      </w:ins>
      <w:r w:rsidR="009F0254">
        <w:t>handelt, lassen sich die o</w:t>
      </w:r>
      <w:r w:rsidRPr="00774B0A">
        <w:t xml:space="preserve">rganisatorischen Rahmenbedingungen noch nicht </w:t>
      </w:r>
      <w:del w:id="229" w:author="Roger" w:date="2015-08-30T11:33:00Z">
        <w:r w:rsidRPr="00774B0A" w:rsidDel="00FE7CCA">
          <w:delText xml:space="preserve">definitiv </w:delText>
        </w:r>
      </w:del>
      <w:ins w:id="230" w:author="Roger" w:date="2015-08-30T11:33:00Z">
        <w:r w:rsidR="00FE7CCA">
          <w:t>abschliessend</w:t>
        </w:r>
        <w:r w:rsidR="00FE7CCA" w:rsidRPr="00774B0A">
          <w:t xml:space="preserve"> </w:t>
        </w:r>
      </w:ins>
      <w:r w:rsidRPr="00774B0A">
        <w:t>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 xml:space="preserve">Das Budget ist stark abhängig von der potentiellen </w:t>
      </w:r>
      <w:ins w:id="231" w:author="Roger" w:date="2015-08-30T11:33:00Z">
        <w:r w:rsidR="00FE7CCA">
          <w:t>Unternehmung</w:t>
        </w:r>
      </w:ins>
      <w:del w:id="232" w:author="Roger" w:date="2015-08-30T11:33:00Z">
        <w:r w:rsidRPr="00774B0A" w:rsidDel="00FE7CCA">
          <w:delText>Firma</w:delText>
        </w:r>
      </w:del>
      <w:r w:rsidRPr="00774B0A">
        <w:t>,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233" w:name="_Toc428543221"/>
      <w:r w:rsidRPr="00774B0A">
        <w:lastRenderedPageBreak/>
        <w:t>Anwendungsfälle</w:t>
      </w:r>
      <w:bookmarkEnd w:id="233"/>
    </w:p>
    <w:p w:rsidR="00836E3F" w:rsidRPr="00774B0A" w:rsidRDefault="00836E3F" w:rsidP="00836E3F"/>
    <w:p w:rsidR="00A27C96" w:rsidRPr="00774B0A" w:rsidRDefault="00A27C96" w:rsidP="00A27C96">
      <w:r w:rsidRPr="00774B0A">
        <w:t>Basierend auf dem Kontext</w:t>
      </w:r>
      <w:ins w:id="234" w:author="Roger" w:date="2015-08-30T11:35:00Z">
        <w:r w:rsidR="00004A16">
          <w:t>-</w:t>
        </w:r>
      </w:ins>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p w:rsidR="00A27C96" w:rsidRPr="00774B0A" w:rsidDel="00004A16" w:rsidRDefault="00A27C96" w:rsidP="00A27C96">
      <w:pPr>
        <w:rPr>
          <w:del w:id="235" w:author="Roger" w:date="2015-08-30T11:35:00Z"/>
        </w:rPr>
      </w:pPr>
    </w:p>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20" o:title=""/>
                </v:shape>
                <o:OLEObject Type="Embed" ProgID="Visio.Drawing.15" ShapeID="_x0000_i1027" DrawAspect="Content" ObjectID="_1502452479" r:id="rId21"/>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w:t>
                  </w:r>
                  <w:ins w:id="236" w:author="Roger" w:date="2015-08-30T11:36:00Z">
                    <w:r w:rsidR="00004A16">
                      <w:t>nn</w:t>
                    </w:r>
                  </w:ins>
                  <w:del w:id="237" w:author="Roger" w:date="2015-08-30T11:36:00Z">
                    <w:r w:rsidRPr="00774B0A" w:rsidDel="00004A16">
                      <w:delText>bb</w:delText>
                    </w:r>
                  </w:del>
                  <w:r w:rsidRPr="00774B0A">
                    <w:t xml:space="preserve">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238" w:name="_Toc427394099"/>
      <w:bookmarkStart w:id="239" w:name="_Toc428526851"/>
      <w:r>
        <w:t xml:space="preserve">Tabelle </w:t>
      </w:r>
      <w:r w:rsidR="00C1794A">
        <w:fldChar w:fldCharType="begin"/>
      </w:r>
      <w:r w:rsidR="00C1794A">
        <w:instrText xml:space="preserve"> SEQ Tabelle \* ARABIC </w:instrText>
      </w:r>
      <w:r w:rsidR="00C1794A">
        <w:fldChar w:fldCharType="separate"/>
      </w:r>
      <w:r w:rsidR="0090159D">
        <w:rPr>
          <w:noProof/>
        </w:rPr>
        <w:t>5</w:t>
      </w:r>
      <w:r w:rsidR="00C1794A">
        <w:rPr>
          <w:noProof/>
        </w:rPr>
        <w:fldChar w:fldCharType="end"/>
      </w:r>
      <w:r>
        <w:t xml:space="preserve"> UC-001 Abfangen von Bilder</w:t>
      </w:r>
      <w:bookmarkEnd w:id="238"/>
      <w:bookmarkEnd w:id="239"/>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2" o:title=""/>
                </v:shape>
                <o:OLEObject Type="Embed" ProgID="Visio.Drawing.15" ShapeID="_x0000_i1028" DrawAspect="Content" ObjectID="_1502452480" r:id="rId23"/>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F70084"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004A16">
                  <w:r w:rsidRPr="00774B0A">
                    <w:t>Sobald ein neuer Eintrag gemacht wird, Bild auf der Festplatte suchen und an Bildanalyse</w:t>
                  </w:r>
                  <w:ins w:id="240" w:author="Roger" w:date="2015-08-30T11:37:00Z">
                    <w:r w:rsidR="00004A16">
                      <w:t>-</w:t>
                    </w:r>
                  </w:ins>
                  <w:del w:id="241" w:author="Roger" w:date="2015-08-30T11:37:00Z">
                    <w:r w:rsidRPr="00774B0A" w:rsidDel="00004A16">
                      <w:delText xml:space="preserve"> </w:delText>
                    </w:r>
                  </w:del>
                  <w:r w:rsidRPr="00774B0A">
                    <w:t>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242" w:name="_Toc427394100"/>
      <w:bookmarkStart w:id="243" w:name="_Toc428526852"/>
      <w:r>
        <w:t xml:space="preserve">Tabelle </w:t>
      </w:r>
      <w:r w:rsidR="00C1794A">
        <w:fldChar w:fldCharType="begin"/>
      </w:r>
      <w:r w:rsidR="00C1794A">
        <w:instrText xml:space="preserve"> SEQ Tabelle \* ARABIC </w:instrText>
      </w:r>
      <w:r w:rsidR="00C1794A">
        <w:fldChar w:fldCharType="separate"/>
      </w:r>
      <w:r w:rsidR="0090159D">
        <w:rPr>
          <w:noProof/>
        </w:rPr>
        <w:t>6</w:t>
      </w:r>
      <w:r w:rsidR="00C1794A">
        <w:rPr>
          <w:noProof/>
        </w:rPr>
        <w:fldChar w:fldCharType="end"/>
      </w:r>
      <w:r>
        <w:t xml:space="preserve"> UC-002 Verschicken von Bildern</w:t>
      </w:r>
      <w:bookmarkEnd w:id="242"/>
      <w:bookmarkEnd w:id="243"/>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4" o:title=""/>
                </v:shape>
                <o:OLEObject Type="Embed" ProgID="Visio.Drawing.15" ShapeID="_x0000_i1029" DrawAspect="Content" ObjectID="_1502452481" r:id="rId25"/>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244" w:name="_Toc427394101"/>
      <w:bookmarkStart w:id="245" w:name="_Toc428526853"/>
      <w:r>
        <w:t xml:space="preserve">Tabelle </w:t>
      </w:r>
      <w:r w:rsidR="00C1794A">
        <w:fldChar w:fldCharType="begin"/>
      </w:r>
      <w:r w:rsidR="00C1794A">
        <w:instrText xml:space="preserve"> SEQ Tabelle \* ARABIC </w:instrText>
      </w:r>
      <w:r w:rsidR="00C1794A">
        <w:fldChar w:fldCharType="separate"/>
      </w:r>
      <w:r w:rsidR="0090159D">
        <w:rPr>
          <w:noProof/>
        </w:rPr>
        <w:t>7</w:t>
      </w:r>
      <w:r w:rsidR="00C1794A">
        <w:rPr>
          <w:noProof/>
        </w:rPr>
        <w:fldChar w:fldCharType="end"/>
      </w:r>
      <w:r>
        <w:t xml:space="preserve"> UC-003 Transferiren von Bild in Text</w:t>
      </w:r>
      <w:bookmarkEnd w:id="244"/>
      <w:bookmarkEnd w:id="245"/>
    </w:p>
    <w:p w:rsidR="00AC7005" w:rsidRPr="00AC7005" w:rsidRDefault="00AC7005" w:rsidP="00AC7005"/>
    <w:p w:rsidR="00AC5785" w:rsidRPr="00774B0A" w:rsidRDefault="00A30E8E" w:rsidP="008B59CD">
      <w:pPr>
        <w:pStyle w:val="berschrift3"/>
        <w:numPr>
          <w:ilvl w:val="2"/>
          <w:numId w:val="17"/>
        </w:numPr>
        <w:ind w:left="567" w:hanging="567"/>
      </w:pPr>
      <w:bookmarkStart w:id="246" w:name="_Toc428543222"/>
      <w:r w:rsidRPr="00774B0A">
        <w:t>Prozessablauf</w:t>
      </w:r>
      <w:bookmarkEnd w:id="246"/>
    </w:p>
    <w:p w:rsidR="00AC5785" w:rsidRPr="00774B0A" w:rsidRDefault="00AC5785" w:rsidP="00AC5785"/>
    <w:p w:rsidR="005C57FF" w:rsidRPr="00774B0A" w:rsidRDefault="005C57FF" w:rsidP="005C57FF">
      <w:r w:rsidRPr="00774B0A">
        <w:t xml:space="preserve">Ein User sieht sich auf einer Webseite einige Bilder an, </w:t>
      </w:r>
      <w:del w:id="247" w:author="Roger" w:date="2015-08-30T11:38:00Z">
        <w:r w:rsidRPr="00774B0A" w:rsidDel="00004A16">
          <w:delText xml:space="preserve">welche </w:delText>
        </w:r>
      </w:del>
      <w:ins w:id="248" w:author="Roger" w:date="2015-08-30T11:38:00Z">
        <w:r w:rsidR="00004A16">
          <w:t>die</w:t>
        </w:r>
        <w:r w:rsidR="00004A16" w:rsidRPr="00774B0A">
          <w:t xml:space="preserve"> </w:t>
        </w:r>
      </w:ins>
      <w:r w:rsidRPr="00774B0A">
        <w:t>potentiell Kundendaten enthalten k</w:t>
      </w:r>
      <w:r w:rsidR="009F0254">
        <w:t>önnen</w:t>
      </w:r>
      <w:r w:rsidRPr="00774B0A">
        <w:t>. Der Sender bekommt das mit und schickt das Bild</w:t>
      </w:r>
      <w:ins w:id="249" w:author="Roger" w:date="2015-08-30T11:40:00Z">
        <w:r w:rsidR="00004A16">
          <w:t xml:space="preserve"> </w:t>
        </w:r>
      </w:ins>
      <w:del w:id="250" w:author="Roger" w:date="2015-08-30T11:40:00Z">
        <w:r w:rsidRPr="00774B0A" w:rsidDel="00004A16">
          <w:delText xml:space="preserve">, </w:delText>
        </w:r>
      </w:del>
      <w:r w:rsidRPr="00774B0A">
        <w:t>zur Überprüfung</w:t>
      </w:r>
      <w:del w:id="251" w:author="Roger" w:date="2015-08-30T11:40:00Z">
        <w:r w:rsidRPr="00774B0A" w:rsidDel="00004A16">
          <w:delText xml:space="preserve"> ob es Kundendaten enthält,</w:delText>
        </w:r>
      </w:del>
      <w:r w:rsidRPr="00774B0A">
        <w:t xml:space="preserve"> an den Empfänger weiter. Der Empfänger wandelt das Bild in Text um und </w:t>
      </w:r>
      <w:del w:id="252" w:author="Roger" w:date="2015-08-30T11:39:00Z">
        <w:r w:rsidRPr="00774B0A" w:rsidDel="00004A16">
          <w:delText xml:space="preserve">kann </w:delText>
        </w:r>
      </w:del>
      <w:ins w:id="253" w:author="Roger" w:date="2015-08-30T11:39:00Z">
        <w:r w:rsidR="00004A16">
          <w:t>leitet</w:t>
        </w:r>
        <w:r w:rsidR="00004A16" w:rsidRPr="00774B0A">
          <w:t xml:space="preserve"> </w:t>
        </w:r>
      </w:ins>
      <w:r w:rsidRPr="00774B0A">
        <w:t xml:space="preserve">den Text zur Analyse </w:t>
      </w:r>
      <w:del w:id="254" w:author="Roger" w:date="2015-08-30T11:39:00Z">
        <w:r w:rsidRPr="00774B0A" w:rsidDel="00004A16">
          <w:delText>weiterleiten</w:delText>
        </w:r>
      </w:del>
      <w:ins w:id="255" w:author="Roger" w:date="2015-08-30T11:39:00Z">
        <w:r w:rsidR="00004A16">
          <w:t>weiter</w:t>
        </w:r>
      </w:ins>
      <w:r w:rsidRPr="00774B0A">
        <w:t>.</w:t>
      </w:r>
      <w:ins w:id="256" w:author="Roger" w:date="2015-08-30T11:40:00Z">
        <w:r w:rsidR="00004A16">
          <w:t xml:space="preserve"> Der detaillierte Prozessablauf setzt sich somit aus folgenden Schritten zusammen:</w:t>
        </w:r>
      </w:ins>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 xml:space="preserve">Falls ein Bild verschickt wird, schreibt der Webserver </w:t>
      </w:r>
      <w:del w:id="257" w:author="Roger" w:date="2015-08-30T11:41:00Z">
        <w:r w:rsidRPr="00774B0A" w:rsidDel="00004A16">
          <w:delText xml:space="preserve">das </w:delText>
        </w:r>
      </w:del>
      <w:ins w:id="258" w:author="Roger" w:date="2015-08-30T11:41:00Z">
        <w:r w:rsidR="00004A16">
          <w:t>dies</w:t>
        </w:r>
        <w:r w:rsidR="00004A16" w:rsidRPr="00774B0A">
          <w:t xml:space="preserve"> </w:t>
        </w:r>
      </w:ins>
      <w:r w:rsidRPr="00774B0A">
        <w:t>in das Logfile.</w:t>
      </w:r>
    </w:p>
    <w:p w:rsidR="005C57FF" w:rsidRPr="00774B0A" w:rsidRDefault="005C57FF" w:rsidP="005C57FF">
      <w:pPr>
        <w:pStyle w:val="Listenabsatz"/>
        <w:numPr>
          <w:ilvl w:val="0"/>
          <w:numId w:val="7"/>
        </w:numPr>
      </w:pPr>
      <w:r w:rsidRPr="00774B0A">
        <w:t xml:space="preserve">Der Sender hat ein Listener auf dem Logfile. Sobald ein neuer Eintrag hinzugefügt wird, liest er daraus die </w:t>
      </w:r>
      <w:del w:id="259" w:author="Roger" w:date="2015-08-30T11:41:00Z">
        <w:r w:rsidRPr="00774B0A" w:rsidDel="00004A16">
          <w:delText xml:space="preserve">nötigen </w:delText>
        </w:r>
      </w:del>
      <w:ins w:id="260" w:author="Roger" w:date="2015-08-30T11:41:00Z">
        <w:r w:rsidR="00004A16">
          <w:t>notwendigen</w:t>
        </w:r>
        <w:r w:rsidR="00004A16" w:rsidRPr="00774B0A">
          <w:t xml:space="preserve"> </w:t>
        </w:r>
      </w:ins>
      <w:r w:rsidRPr="00774B0A">
        <w:t>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Der Translator nimmt das Bild auf und wandelt es in Text um und legt de</w:t>
      </w:r>
      <w:ins w:id="261" w:author="Roger" w:date="2015-08-30T11:42:00Z">
        <w:r w:rsidR="00004A16">
          <w:t>n</w:t>
        </w:r>
      </w:ins>
      <w:del w:id="262" w:author="Roger" w:date="2015-08-30T11:42:00Z">
        <w:r w:rsidRPr="00774B0A" w:rsidDel="00004A16">
          <w:delText>r</w:delText>
        </w:r>
      </w:del>
      <w:r w:rsidRPr="00774B0A">
        <w:t xml:space="preserve">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25pt;height:465.4pt" o:ole="">
            <v:imagedata r:id="rId26" o:title=""/>
          </v:shape>
          <o:OLEObject Type="Embed" ProgID="Visio.Drawing.15" ShapeID="_x0000_i1030" DrawAspect="Content" ObjectID="_1502452482" r:id="rId27"/>
        </w:object>
      </w:r>
    </w:p>
    <w:p w:rsidR="00AC5785" w:rsidRPr="00774B0A" w:rsidRDefault="009F7E58" w:rsidP="009F7E58">
      <w:pPr>
        <w:pStyle w:val="Beschriftung"/>
      </w:pPr>
      <w:bookmarkStart w:id="263" w:name="_Toc427394102"/>
      <w:bookmarkStart w:id="264" w:name="_Toc428005843"/>
      <w:r>
        <w:t xml:space="preserve">Abbildung </w:t>
      </w:r>
      <w:r w:rsidR="00C1794A">
        <w:fldChar w:fldCharType="begin"/>
      </w:r>
      <w:r w:rsidR="00C1794A">
        <w:instrText xml:space="preserve"> SEQ Abbildung \* ARABIC </w:instrText>
      </w:r>
      <w:r w:rsidR="00C1794A">
        <w:fldChar w:fldCharType="separate"/>
      </w:r>
      <w:r w:rsidR="0090159D">
        <w:rPr>
          <w:noProof/>
        </w:rPr>
        <w:t>6</w:t>
      </w:r>
      <w:r w:rsidR="00C1794A">
        <w:rPr>
          <w:noProof/>
        </w:rPr>
        <w:fldChar w:fldCharType="end"/>
      </w:r>
      <w:r>
        <w:t xml:space="preserve"> Bildanalyse</w:t>
      </w:r>
      <w:ins w:id="265" w:author="Roger" w:date="2015-08-30T11:42:00Z">
        <w:r w:rsidR="00004A16">
          <w:t>-</w:t>
        </w:r>
      </w:ins>
      <w:del w:id="266" w:author="Roger" w:date="2015-08-30T11:42:00Z">
        <w:r w:rsidDel="00004A16">
          <w:delText xml:space="preserve"> </w:delText>
        </w:r>
      </w:del>
      <w:r>
        <w:t>System Prozess</w:t>
      </w:r>
      <w:bookmarkEnd w:id="263"/>
      <w:bookmarkEnd w:id="264"/>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267" w:name="_Toc428543223"/>
      <w:r w:rsidRPr="00774B0A">
        <w:lastRenderedPageBreak/>
        <w:t>Anforderungen</w:t>
      </w:r>
      <w:bookmarkEnd w:id="267"/>
    </w:p>
    <w:p w:rsidR="007A5BFD" w:rsidRPr="00774B0A" w:rsidRDefault="007A5BFD" w:rsidP="007A5BFD"/>
    <w:p w:rsidR="007A5BFD" w:rsidRPr="00774B0A" w:rsidRDefault="00A94B14" w:rsidP="007A5BFD">
      <w:r w:rsidRPr="00774B0A">
        <w:t xml:space="preserve">Ausgehend von der bisherigen Analyse zu den Bedingungen und dem Umfeld wurden im vorherigen Kapitel die Anwendungsfälle definiert. Aus </w:t>
      </w:r>
      <w:del w:id="268" w:author="Roger" w:date="2015-08-30T12:06:00Z">
        <w:r w:rsidRPr="00774B0A" w:rsidDel="004A24E8">
          <w:delText xml:space="preserve">diesen </w:delText>
        </w:r>
      </w:del>
      <w:ins w:id="269" w:author="Roger" w:date="2015-08-30T12:06:00Z">
        <w:r w:rsidR="004A24E8">
          <w:t>den</w:t>
        </w:r>
        <w:r w:rsidR="004A24E8" w:rsidRPr="00774B0A">
          <w:t xml:space="preserve"> </w:t>
        </w:r>
      </w:ins>
      <w:r w:rsidRPr="00774B0A">
        <w:t xml:space="preserve">gewonnen Erkenntnissen werden nun </w:t>
      </w:r>
      <w:del w:id="270" w:author="Roger" w:date="2015-08-30T12:06:00Z">
        <w:r w:rsidRPr="00774B0A" w:rsidDel="004A24E8">
          <w:delText xml:space="preserve">die </w:delText>
        </w:r>
      </w:del>
      <w:r w:rsidRPr="00774B0A">
        <w:t>nachfolgend</w:t>
      </w:r>
      <w:del w:id="271" w:author="Roger" w:date="2015-08-30T12:06:00Z">
        <w:r w:rsidRPr="00774B0A" w:rsidDel="004A24E8">
          <w:delText>en</w:delText>
        </w:r>
      </w:del>
      <w:ins w:id="272" w:author="Roger" w:date="2015-08-30T12:06:00Z">
        <w:r w:rsidR="004A24E8">
          <w:t xml:space="preserve"> die</w:t>
        </w:r>
      </w:ins>
      <w:r w:rsidRPr="00774B0A">
        <w:t xml:space="preserve"> funktionale</w:t>
      </w:r>
      <w:ins w:id="273" w:author="Roger" w:date="2015-08-30T12:06:00Z">
        <w:r w:rsidR="004A24E8">
          <w:t>n</w:t>
        </w:r>
      </w:ins>
      <w:r w:rsidRPr="00774B0A">
        <w:t xml:space="preserve"> und nicht funktionale</w:t>
      </w:r>
      <w:ins w:id="274" w:author="Roger" w:date="2015-08-30T12:06:00Z">
        <w:r w:rsidR="004A24E8">
          <w:t>n</w:t>
        </w:r>
      </w:ins>
      <w:r w:rsidRPr="00774B0A">
        <w:t xml:space="preserv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w:t>
      </w:r>
      <w:r w:rsidR="001736D9">
        <w:rPr>
          <w:rStyle w:val="Funotenzeichen"/>
        </w:rPr>
        <w:footnoteReference w:id="2"/>
      </w:r>
      <w:r w:rsidR="004847A9" w:rsidRPr="00774B0A">
        <w:t xml:space="preserve"> </w:t>
      </w:r>
      <w:del w:id="275" w:author="Roger" w:date="2015-08-30T12:06:00Z">
        <w:r w:rsidR="004847A9" w:rsidRPr="00774B0A" w:rsidDel="004A24E8">
          <w:delText xml:space="preserve">gemäss </w:delText>
        </w:r>
      </w:del>
      <w:ins w:id="276" w:author="Roger" w:date="2015-08-30T12:06:00Z">
        <w:r w:rsidR="004A24E8">
          <w:t>anhand</w:t>
        </w:r>
        <w:r w:rsidR="004A24E8" w:rsidRPr="00774B0A">
          <w:t xml:space="preserve"> </w:t>
        </w:r>
      </w:ins>
      <w:r w:rsidR="004847A9" w:rsidRPr="00774B0A">
        <w:t>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ins w:id="277" w:author="Roger" w:date="2015-08-30T12:08:00Z">
              <w:r w:rsidR="004A24E8">
                <w:t>.</w:t>
              </w:r>
            </w:ins>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ins w:id="278" w:author="Roger" w:date="2015-08-30T12:08:00Z">
              <w:r w:rsidR="004A24E8">
                <w:t>.</w:t>
              </w:r>
            </w:ins>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4A24E8">
            <w:pPr>
              <w:keepNext/>
            </w:pPr>
            <w:r w:rsidRPr="00774B0A">
              <w:t>Impliziert eine Klasse von Funktionen</w:t>
            </w:r>
            <w:ins w:id="279" w:author="Roger" w:date="2015-08-30T12:07:00Z">
              <w:r w:rsidR="004A24E8">
                <w:t>,</w:t>
              </w:r>
            </w:ins>
            <w:r w:rsidRPr="00774B0A">
              <w:t xml:space="preserve"> </w:t>
            </w:r>
            <w:del w:id="280" w:author="Roger" w:date="2015-08-30T12:07:00Z">
              <w:r w:rsidRPr="00774B0A" w:rsidDel="004A24E8">
                <w:delText xml:space="preserve">welche </w:delText>
              </w:r>
            </w:del>
            <w:ins w:id="281" w:author="Roger" w:date="2015-08-30T12:07:00Z">
              <w:r w:rsidR="004A24E8">
                <w:t>die</w:t>
              </w:r>
              <w:r w:rsidR="004A24E8" w:rsidRPr="00774B0A">
                <w:t xml:space="preserve"> </w:t>
              </w:r>
            </w:ins>
            <w:r w:rsidRPr="00774B0A">
              <w:t>eventuell umgesetzt werden. Das gibt den Auftraggeber</w:t>
            </w:r>
            <w:ins w:id="282" w:author="Roger" w:date="2015-08-30T12:07:00Z">
              <w:r w:rsidR="004A24E8">
                <w:t>n</w:t>
              </w:r>
            </w:ins>
            <w:r w:rsidRPr="00774B0A">
              <w:t xml:space="preserve"> die Möglichkeit, etwas vorzuschlagen, welche</w:t>
            </w:r>
            <w:ins w:id="283" w:author="Roger" w:date="2015-08-30T12:08:00Z">
              <w:r w:rsidR="004A24E8">
                <w:t>s</w:t>
              </w:r>
            </w:ins>
            <w:r w:rsidRPr="00774B0A">
              <w:t xml:space="preserve"> über die vorhandenen Anforderungen herausgeht.</w:t>
            </w:r>
          </w:p>
        </w:tc>
      </w:tr>
    </w:tbl>
    <w:p w:rsidR="004847A9" w:rsidRPr="00774B0A" w:rsidRDefault="009F7E58" w:rsidP="009F7E58">
      <w:pPr>
        <w:pStyle w:val="Beschriftung"/>
      </w:pPr>
      <w:bookmarkStart w:id="284" w:name="_Toc427394103"/>
      <w:bookmarkStart w:id="285" w:name="_Toc428526854"/>
      <w:r>
        <w:t xml:space="preserve">Tabelle </w:t>
      </w:r>
      <w:r w:rsidR="00C1794A">
        <w:fldChar w:fldCharType="begin"/>
      </w:r>
      <w:r w:rsidR="00C1794A">
        <w:instrText xml:space="preserve"> SEQ Tabelle \* ARABIC </w:instrText>
      </w:r>
      <w:r w:rsidR="00C1794A">
        <w:fldChar w:fldCharType="separate"/>
      </w:r>
      <w:r w:rsidR="0090159D">
        <w:rPr>
          <w:noProof/>
        </w:rPr>
        <w:t>8</w:t>
      </w:r>
      <w:r w:rsidR="00C1794A">
        <w:rPr>
          <w:noProof/>
        </w:rPr>
        <w:fldChar w:fldCharType="end"/>
      </w:r>
      <w:r>
        <w:t xml:space="preserve"> Notwendikeit</w:t>
      </w:r>
      <w:bookmarkEnd w:id="284"/>
      <w:bookmarkEnd w:id="285"/>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w:t>
            </w:r>
            <w:ins w:id="286" w:author="Roger" w:date="2015-08-30T12:08:00Z">
              <w:r w:rsidR="004A24E8">
                <w:t>en</w:t>
              </w:r>
            </w:ins>
            <w:r w:rsidRPr="00774B0A">
              <w:t xml:space="preserve"> führen kann.</w:t>
            </w:r>
          </w:p>
        </w:tc>
      </w:tr>
    </w:tbl>
    <w:p w:rsidR="004847A9" w:rsidRPr="00774B0A" w:rsidRDefault="009F7E58" w:rsidP="009F7E58">
      <w:pPr>
        <w:pStyle w:val="Beschriftung"/>
      </w:pPr>
      <w:bookmarkStart w:id="287" w:name="_Toc427394104"/>
      <w:bookmarkStart w:id="288" w:name="_Toc428526855"/>
      <w:r>
        <w:t xml:space="preserve">Tabelle </w:t>
      </w:r>
      <w:r w:rsidR="00C1794A">
        <w:fldChar w:fldCharType="begin"/>
      </w:r>
      <w:r w:rsidR="00C1794A">
        <w:instrText xml:space="preserve"> SEQ Tabelle \* ARABIC </w:instrText>
      </w:r>
      <w:r w:rsidR="00C1794A">
        <w:fldChar w:fldCharType="separate"/>
      </w:r>
      <w:r w:rsidR="0090159D">
        <w:rPr>
          <w:noProof/>
        </w:rPr>
        <w:t>9</w:t>
      </w:r>
      <w:r w:rsidR="00C1794A">
        <w:rPr>
          <w:noProof/>
        </w:rPr>
        <w:fldChar w:fldCharType="end"/>
      </w:r>
      <w:r>
        <w:t xml:space="preserve"> Kritikalität</w:t>
      </w:r>
      <w:bookmarkEnd w:id="287"/>
      <w:bookmarkEnd w:id="288"/>
    </w:p>
    <w:p w:rsidR="007A5BFD" w:rsidRPr="00774B0A" w:rsidRDefault="007A5BFD" w:rsidP="007A5BFD"/>
    <w:p w:rsidR="00DB6008" w:rsidRPr="00774B0A" w:rsidRDefault="00DB6008" w:rsidP="008B59CD">
      <w:pPr>
        <w:pStyle w:val="berschrift3"/>
        <w:numPr>
          <w:ilvl w:val="2"/>
          <w:numId w:val="17"/>
        </w:numPr>
        <w:ind w:left="567" w:hanging="567"/>
      </w:pPr>
      <w:bookmarkStart w:id="289" w:name="_Toc428543224"/>
      <w:r w:rsidRPr="00774B0A">
        <w:t>Funktionale Anforderungen</w:t>
      </w:r>
      <w:bookmarkEnd w:id="289"/>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ins w:id="290" w:author="Roger" w:date="2015-08-30T12:09:00Z">
              <w:r w:rsidR="004A24E8">
                <w:t>.</w:t>
              </w:r>
            </w:ins>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291" w:name="_Toc427394105"/>
      <w:bookmarkStart w:id="292" w:name="_Toc428526856"/>
      <w:r>
        <w:t xml:space="preserve">Tabelle </w:t>
      </w:r>
      <w:r w:rsidR="00C1794A">
        <w:fldChar w:fldCharType="begin"/>
      </w:r>
      <w:r w:rsidR="00C1794A">
        <w:instrText xml:space="preserve"> SEQ Tabelle \* ARABIC </w:instrText>
      </w:r>
      <w:r w:rsidR="00C1794A">
        <w:fldChar w:fldCharType="separate"/>
      </w:r>
      <w:r w:rsidR="0090159D">
        <w:rPr>
          <w:noProof/>
        </w:rPr>
        <w:t>10</w:t>
      </w:r>
      <w:r w:rsidR="00C1794A">
        <w:rPr>
          <w:noProof/>
        </w:rPr>
        <w:fldChar w:fldCharType="end"/>
      </w:r>
      <w:r>
        <w:t xml:space="preserve"> </w:t>
      </w:r>
      <w:r w:rsidRPr="00E66645">
        <w:t>Funktionale Anforderung FRQ-001</w:t>
      </w:r>
      <w:bookmarkEnd w:id="291"/>
      <w:bookmarkEnd w:id="29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w:t>
            </w:r>
            <w:ins w:id="293" w:author="Roger" w:date="2015-08-30T12:09:00Z">
              <w:r w:rsidR="004A24E8">
                <w:t>r</w:t>
              </w:r>
            </w:ins>
            <w:r w:rsidRPr="00774B0A">
              <w:t xml:space="preserv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294" w:name="_Toc427394106"/>
      <w:bookmarkStart w:id="295" w:name="_Toc428526857"/>
      <w:r>
        <w:t xml:space="preserve">Tabelle </w:t>
      </w:r>
      <w:r w:rsidR="00C1794A">
        <w:fldChar w:fldCharType="begin"/>
      </w:r>
      <w:r w:rsidR="00C1794A">
        <w:instrText xml:space="preserve"> SEQ Tabelle \* ARABIC </w:instrText>
      </w:r>
      <w:r w:rsidR="00C1794A">
        <w:fldChar w:fldCharType="separate"/>
      </w:r>
      <w:r w:rsidR="0090159D">
        <w:rPr>
          <w:noProof/>
        </w:rPr>
        <w:t>11</w:t>
      </w:r>
      <w:r w:rsidR="00C1794A">
        <w:rPr>
          <w:noProof/>
        </w:rPr>
        <w:fldChar w:fldCharType="end"/>
      </w:r>
      <w:r>
        <w:t xml:space="preserve"> </w:t>
      </w:r>
      <w:r w:rsidRPr="00BD0626">
        <w:t>Funktionale Anforderung FRQ-002</w:t>
      </w:r>
      <w:bookmarkEnd w:id="294"/>
      <w:bookmarkEnd w:id="29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296" w:name="_Toc427394107"/>
      <w:bookmarkStart w:id="297" w:name="_Toc428526858"/>
      <w:r>
        <w:t xml:space="preserve">Tabelle </w:t>
      </w:r>
      <w:r w:rsidR="00C1794A">
        <w:fldChar w:fldCharType="begin"/>
      </w:r>
      <w:r w:rsidR="00C1794A">
        <w:instrText xml:space="preserve"> SEQ Tabelle \* ARABIC </w:instrText>
      </w:r>
      <w:r w:rsidR="00C1794A">
        <w:fldChar w:fldCharType="separate"/>
      </w:r>
      <w:r w:rsidR="0090159D">
        <w:rPr>
          <w:noProof/>
        </w:rPr>
        <w:t>12</w:t>
      </w:r>
      <w:r w:rsidR="00C1794A">
        <w:rPr>
          <w:noProof/>
        </w:rPr>
        <w:fldChar w:fldCharType="end"/>
      </w:r>
      <w:r>
        <w:t xml:space="preserve"> </w:t>
      </w:r>
      <w:r w:rsidRPr="00743086">
        <w:t>Funktionale Anforderung FRQ-003</w:t>
      </w:r>
      <w:bookmarkEnd w:id="296"/>
      <w:bookmarkEnd w:id="29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4A24E8">
            <w:r>
              <w:t xml:space="preserve">Jeder Eintrag in </w:t>
            </w:r>
            <w:del w:id="298" w:author="Roger" w:date="2015-08-30T12:10:00Z">
              <w:r w:rsidDel="004A24E8">
                <w:delText>dem</w:delText>
              </w:r>
              <w:r w:rsidR="00C632D4" w:rsidRPr="00774B0A" w:rsidDel="004A24E8">
                <w:delText xml:space="preserve"> </w:delText>
              </w:r>
            </w:del>
            <w:ins w:id="299" w:author="Roger" w:date="2015-08-30T12:10:00Z">
              <w:r w:rsidR="004A24E8">
                <w:t>den</w:t>
              </w:r>
              <w:r w:rsidR="004A24E8" w:rsidRPr="00774B0A">
                <w:t xml:space="preserve"> </w:t>
              </w:r>
            </w:ins>
            <w:r w:rsidR="00C632D4" w:rsidRPr="00774B0A">
              <w:t>Logfiles muss gelesen werden und für</w:t>
            </w:r>
            <w:ins w:id="300" w:author="Roger" w:date="2015-08-30T12:10:00Z">
              <w:r w:rsidR="004A24E8">
                <w:t xml:space="preserve"> die</w:t>
              </w:r>
            </w:ins>
            <w:r w:rsidR="00C632D4" w:rsidRPr="00774B0A">
              <w:t xml:space="preserve"> </w:t>
            </w:r>
            <w:del w:id="301" w:author="Roger" w:date="2015-08-30T12:10:00Z">
              <w:r w:rsidR="00C632D4" w:rsidRPr="00774B0A" w:rsidDel="004A24E8">
                <w:delText xml:space="preserve">weiter </w:delText>
              </w:r>
              <w:r w:rsidR="008B68DD" w:rsidRPr="00774B0A" w:rsidDel="004A24E8">
                <w:delText>Verwendung</w:delText>
              </w:r>
            </w:del>
            <w:ins w:id="302" w:author="Roger" w:date="2015-08-30T12:10:00Z">
              <w:r w:rsidR="004A24E8" w:rsidRPr="00774B0A">
                <w:t>weite</w:t>
              </w:r>
              <w:r w:rsidR="004A24E8">
                <w:t>re</w:t>
              </w:r>
              <w:r w:rsidR="004A24E8" w:rsidRPr="00774B0A">
                <w:t xml:space="preserve"> Verwendung</w:t>
              </w:r>
            </w:ins>
            <w:r w:rsidR="008B68DD" w:rsidRPr="00774B0A">
              <w:t xml:space="preserve"> weitergeleitet werden</w:t>
            </w:r>
            <w:ins w:id="303" w:author="Roger" w:date="2015-08-30T12:10:00Z">
              <w:r w:rsidR="004A24E8">
                <w:t>.</w:t>
              </w:r>
            </w:ins>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4A24E8">
            <w:r>
              <w:t>Sobald sich das Logfile verändert</w:t>
            </w:r>
            <w:ins w:id="304" w:author="Roger" w:date="2015-08-30T12:11:00Z">
              <w:r w:rsidR="004A24E8">
                <w:t xml:space="preserve">, </w:t>
              </w:r>
            </w:ins>
            <w:del w:id="305" w:author="Roger" w:date="2015-08-30T12:11:00Z">
              <w:r w:rsidDel="004A24E8">
                <w:delText xml:space="preserve"> </w:delText>
              </w:r>
            </w:del>
            <w:r>
              <w:t xml:space="preserve">muss das vom Produkt </w:t>
            </w:r>
            <w:del w:id="306" w:author="Roger" w:date="2015-08-30T12:11:00Z">
              <w:r w:rsidDel="004A24E8">
                <w:delText xml:space="preserve">war </w:delText>
              </w:r>
            </w:del>
            <w:proofErr w:type="spellStart"/>
            <w:ins w:id="307" w:author="Roger" w:date="2015-08-30T12:11:00Z">
              <w:r w:rsidR="004A24E8">
                <w:t>wahrgenommen</w:t>
              </w:r>
            </w:ins>
            <w:del w:id="308" w:author="Roger" w:date="2015-08-30T12:11:00Z">
              <w:r w:rsidDel="004A24E8">
                <w:delText xml:space="preserve">genommen </w:delText>
              </w:r>
            </w:del>
            <w:r>
              <w:t>und</w:t>
            </w:r>
            <w:proofErr w:type="spellEnd"/>
            <w:r>
              <w:t xml:space="preserve">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309" w:name="_Toc427394108"/>
      <w:bookmarkStart w:id="310" w:name="_Toc428526859"/>
      <w:r>
        <w:t xml:space="preserve">Tabelle </w:t>
      </w:r>
      <w:r w:rsidR="00C1794A">
        <w:fldChar w:fldCharType="begin"/>
      </w:r>
      <w:r w:rsidR="00C1794A">
        <w:instrText xml:space="preserve"> SEQ Tabelle \* ARABIC </w:instrText>
      </w:r>
      <w:r w:rsidR="00C1794A">
        <w:fldChar w:fldCharType="separate"/>
      </w:r>
      <w:r w:rsidR="0090159D">
        <w:rPr>
          <w:noProof/>
        </w:rPr>
        <w:t>13</w:t>
      </w:r>
      <w:r w:rsidR="00C1794A">
        <w:rPr>
          <w:noProof/>
        </w:rPr>
        <w:fldChar w:fldCharType="end"/>
      </w:r>
      <w:r>
        <w:t xml:space="preserve"> </w:t>
      </w:r>
      <w:r w:rsidRPr="00FB3B95">
        <w:t>Funktionale Anforderung FRQ-004</w:t>
      </w:r>
      <w:bookmarkEnd w:id="309"/>
      <w:bookmarkEnd w:id="31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ins w:id="311" w:author="Roger" w:date="2015-08-30T12:12:00Z">
              <w:r w:rsidR="004A24E8">
                <w:t>.</w:t>
              </w:r>
            </w:ins>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lastRenderedPageBreak/>
              <w:t>Bild</w:t>
            </w:r>
          </w:p>
          <w:p w:rsidR="009F6391" w:rsidRDefault="009F6391" w:rsidP="009F6391">
            <w:pPr>
              <w:pStyle w:val="Listenabsatz"/>
              <w:numPr>
                <w:ilvl w:val="0"/>
                <w:numId w:val="32"/>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312" w:name="_Toc427394109"/>
      <w:bookmarkStart w:id="313" w:name="_Toc428526860"/>
      <w:r>
        <w:t xml:space="preserve">Tabelle </w:t>
      </w:r>
      <w:r w:rsidR="00C1794A">
        <w:fldChar w:fldCharType="begin"/>
      </w:r>
      <w:r w:rsidR="00C1794A">
        <w:instrText xml:space="preserve"> SEQ Tabelle \* ARABIC </w:instrText>
      </w:r>
      <w:r w:rsidR="00C1794A">
        <w:fldChar w:fldCharType="separate"/>
      </w:r>
      <w:r w:rsidR="0090159D">
        <w:rPr>
          <w:noProof/>
        </w:rPr>
        <w:t>14</w:t>
      </w:r>
      <w:r w:rsidR="00C1794A">
        <w:rPr>
          <w:noProof/>
        </w:rPr>
        <w:fldChar w:fldCharType="end"/>
      </w:r>
      <w:r>
        <w:t xml:space="preserve"> </w:t>
      </w:r>
      <w:r w:rsidRPr="008E69D1">
        <w:t>Funktionale Anforderung FRQ-005</w:t>
      </w:r>
      <w:bookmarkEnd w:id="312"/>
      <w:bookmarkEnd w:id="31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314" w:name="_Toc427394110"/>
      <w:bookmarkStart w:id="315" w:name="_Toc428526861"/>
      <w:r>
        <w:t xml:space="preserve">Tabelle </w:t>
      </w:r>
      <w:r w:rsidR="00C1794A">
        <w:fldChar w:fldCharType="begin"/>
      </w:r>
      <w:r w:rsidR="00C1794A">
        <w:instrText xml:space="preserve"> SEQ Tabelle \* ARABIC </w:instrText>
      </w:r>
      <w:r w:rsidR="00C1794A">
        <w:fldChar w:fldCharType="separate"/>
      </w:r>
      <w:r w:rsidR="0090159D">
        <w:rPr>
          <w:noProof/>
        </w:rPr>
        <w:t>15</w:t>
      </w:r>
      <w:r w:rsidR="00C1794A">
        <w:rPr>
          <w:noProof/>
        </w:rPr>
        <w:fldChar w:fldCharType="end"/>
      </w:r>
      <w:r>
        <w:t xml:space="preserve"> </w:t>
      </w:r>
      <w:r w:rsidRPr="00EB7387">
        <w:t>Funktionale Anforderung FRQ-006</w:t>
      </w:r>
      <w:bookmarkEnd w:id="314"/>
      <w:bookmarkEnd w:id="31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 xml:space="preserve">Bild inkl. Bildinformationen </w:t>
            </w:r>
            <w:proofErr w:type="gramStart"/>
            <w:r w:rsidRPr="00774B0A">
              <w:t>müssen</w:t>
            </w:r>
            <w:proofErr w:type="gramEnd"/>
            <w:r w:rsidRPr="00774B0A">
              <w:t xml:space="preserve"> empfangen werden können und für </w:t>
            </w:r>
            <w:ins w:id="316" w:author="Roger" w:date="2015-08-30T12:13:00Z">
              <w:r w:rsidR="004A24E8">
                <w:t xml:space="preserve">die </w:t>
              </w:r>
            </w:ins>
            <w:r w:rsidRPr="00774B0A">
              <w:t>weiter</w:t>
            </w:r>
            <w:ins w:id="317" w:author="Roger" w:date="2015-08-30T12:13:00Z">
              <w:r w:rsidR="004A24E8">
                <w:t>e</w:t>
              </w:r>
            </w:ins>
            <w:r w:rsidRPr="00774B0A">
              <w:t xml:space="preserve"> Verarbeitung vorbereitet werden</w:t>
            </w:r>
            <w:ins w:id="318" w:author="Roger" w:date="2015-08-30T12:12:00Z">
              <w:r w:rsidR="004A24E8">
                <w:t>.</w:t>
              </w:r>
            </w:ins>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319" w:name="_Toc427394111"/>
      <w:bookmarkStart w:id="320" w:name="_Toc428526862"/>
      <w:r>
        <w:t xml:space="preserve">Tabelle </w:t>
      </w:r>
      <w:r w:rsidR="00C1794A">
        <w:fldChar w:fldCharType="begin"/>
      </w:r>
      <w:r w:rsidR="00C1794A">
        <w:instrText xml:space="preserve"> SEQ Tabelle \* ARABIC </w:instrText>
      </w:r>
      <w:r w:rsidR="00C1794A">
        <w:fldChar w:fldCharType="separate"/>
      </w:r>
      <w:r w:rsidR="0090159D">
        <w:rPr>
          <w:noProof/>
        </w:rPr>
        <w:t>16</w:t>
      </w:r>
      <w:r w:rsidR="00C1794A">
        <w:rPr>
          <w:noProof/>
        </w:rPr>
        <w:fldChar w:fldCharType="end"/>
      </w:r>
      <w:r>
        <w:t xml:space="preserve"> </w:t>
      </w:r>
      <w:r w:rsidRPr="00AE7894">
        <w:t>Funktionale Anforderung FRQ-007</w:t>
      </w:r>
      <w:bookmarkEnd w:id="319"/>
      <w:bookmarkEnd w:id="32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ins w:id="321" w:author="Roger" w:date="2015-08-30T12:13:00Z">
              <w:r w:rsidR="004A24E8">
                <w:t>.</w:t>
              </w:r>
            </w:ins>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322" w:name="_Toc427394112"/>
      <w:bookmarkStart w:id="323" w:name="_Toc428526863"/>
      <w:r>
        <w:lastRenderedPageBreak/>
        <w:t xml:space="preserve">Tabelle </w:t>
      </w:r>
      <w:r w:rsidR="00C1794A">
        <w:fldChar w:fldCharType="begin"/>
      </w:r>
      <w:r w:rsidR="00C1794A">
        <w:instrText xml:space="preserve"> SEQ Tabelle \* ARABIC </w:instrText>
      </w:r>
      <w:r w:rsidR="00C1794A">
        <w:fldChar w:fldCharType="separate"/>
      </w:r>
      <w:r w:rsidR="0090159D">
        <w:rPr>
          <w:noProof/>
        </w:rPr>
        <w:t>17</w:t>
      </w:r>
      <w:r w:rsidR="00C1794A">
        <w:rPr>
          <w:noProof/>
        </w:rPr>
        <w:fldChar w:fldCharType="end"/>
      </w:r>
      <w:r>
        <w:t xml:space="preserve"> </w:t>
      </w:r>
      <w:r w:rsidRPr="003D1726">
        <w:t>Funktionale Anforderung FRQ-008</w:t>
      </w:r>
      <w:bookmarkEnd w:id="322"/>
      <w:bookmarkEnd w:id="32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4A24E8">
            <w:r>
              <w:t xml:space="preserve">Der Translator muss </w:t>
            </w:r>
            <w:del w:id="324" w:author="Roger" w:date="2015-08-30T12:13:00Z">
              <w:r w:rsidDel="004A24E8">
                <w:delText xml:space="preserve">der </w:delText>
              </w:r>
            </w:del>
            <w:ins w:id="325" w:author="Roger" w:date="2015-08-30T12:13:00Z">
              <w:r w:rsidR="004A24E8">
                <w:t xml:space="preserve">den </w:t>
              </w:r>
            </w:ins>
            <w:r>
              <w:t>Output des umgewandelte</w:t>
            </w:r>
            <w:ins w:id="326" w:author="Roger" w:date="2015-08-30T12:13:00Z">
              <w:r w:rsidR="004A24E8">
                <w:t>n</w:t>
              </w:r>
            </w:ins>
            <w:r>
              <w:t xml:space="preserve"> Bild</w:t>
            </w:r>
            <w:ins w:id="327" w:author="Roger" w:date="2015-08-30T12:13:00Z">
              <w:r w:rsidR="004A24E8">
                <w:t>es</w:t>
              </w:r>
            </w:ins>
            <w:r>
              <w:t xml:space="preserve"> abspeichern</w:t>
            </w:r>
            <w:ins w:id="328" w:author="Roger" w:date="2015-08-30T12:13:00Z">
              <w:r w:rsidR="004A24E8">
                <w:t>.</w:t>
              </w:r>
            </w:ins>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w:t>
            </w:r>
            <w:ins w:id="329" w:author="Roger" w:date="2015-08-30T12:14:00Z">
              <w:r w:rsidR="004A24E8">
                <w:t>-</w:t>
              </w:r>
            </w:ins>
            <w:del w:id="330" w:author="Roger" w:date="2015-08-30T12:14:00Z">
              <w:r w:rsidDel="004A24E8">
                <w:delText xml:space="preserve"> </w:delText>
              </w:r>
            </w:del>
            <w:r>
              <w:t>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331" w:name="_Toc427394113"/>
      <w:bookmarkStart w:id="332" w:name="_Toc428526864"/>
      <w:r>
        <w:t xml:space="preserve">Tabelle </w:t>
      </w:r>
      <w:r w:rsidR="00C1794A">
        <w:fldChar w:fldCharType="begin"/>
      </w:r>
      <w:r w:rsidR="00C1794A">
        <w:instrText xml:space="preserve"> SEQ Tabelle \* ARABIC </w:instrText>
      </w:r>
      <w:r w:rsidR="00C1794A">
        <w:fldChar w:fldCharType="separate"/>
      </w:r>
      <w:r w:rsidR="0090159D">
        <w:rPr>
          <w:noProof/>
        </w:rPr>
        <w:t>18</w:t>
      </w:r>
      <w:r w:rsidR="00C1794A">
        <w:rPr>
          <w:noProof/>
        </w:rPr>
        <w:fldChar w:fldCharType="end"/>
      </w:r>
      <w:r>
        <w:t xml:space="preserve"> </w:t>
      </w:r>
      <w:r w:rsidRPr="00063EF2">
        <w:t>Funktionale Anforderung FRQ-009</w:t>
      </w:r>
      <w:bookmarkEnd w:id="331"/>
      <w:bookmarkEnd w:id="332"/>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4A24E8">
            <w:r>
              <w:t xml:space="preserve">Der Translator muss von einem Konfigurationsfile </w:t>
            </w:r>
            <w:del w:id="333" w:author="Roger" w:date="2015-08-30T12:14:00Z">
              <w:r w:rsidDel="004A24E8">
                <w:delText xml:space="preserve">der </w:delText>
              </w:r>
            </w:del>
            <w:ins w:id="334" w:author="Roger" w:date="2015-08-30T12:14:00Z">
              <w:r w:rsidR="004A24E8">
                <w:t xml:space="preserve">den </w:t>
              </w:r>
            </w:ins>
            <w:r>
              <w:t>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ins w:id="335" w:author="Roger" w:date="2015-08-30T12:14:00Z">
              <w:r w:rsidR="004A24E8">
                <w:t>.</w:t>
              </w:r>
            </w:ins>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336" w:name="_Toc427394114"/>
      <w:bookmarkStart w:id="337" w:name="_Toc428526865"/>
      <w:r>
        <w:t xml:space="preserve">Tabelle </w:t>
      </w:r>
      <w:r w:rsidR="00C1794A">
        <w:fldChar w:fldCharType="begin"/>
      </w:r>
      <w:r w:rsidR="00C1794A">
        <w:instrText xml:space="preserve"> SEQ Tabelle \* ARABIC </w:instrText>
      </w:r>
      <w:r w:rsidR="00C1794A">
        <w:fldChar w:fldCharType="separate"/>
      </w:r>
      <w:r w:rsidR="0090159D">
        <w:rPr>
          <w:noProof/>
        </w:rPr>
        <w:t>19</w:t>
      </w:r>
      <w:r w:rsidR="00C1794A">
        <w:rPr>
          <w:noProof/>
        </w:rPr>
        <w:fldChar w:fldCharType="end"/>
      </w:r>
      <w:r>
        <w:t xml:space="preserve"> </w:t>
      </w:r>
      <w:r w:rsidRPr="0062523E">
        <w:t>Funktionale Anforderung FRQ-010</w:t>
      </w:r>
      <w:bookmarkEnd w:id="336"/>
      <w:bookmarkEnd w:id="33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338" w:name="_Toc427394115"/>
      <w:bookmarkStart w:id="339" w:name="_Toc428526866"/>
      <w:r>
        <w:t xml:space="preserve">Tabelle </w:t>
      </w:r>
      <w:r w:rsidR="00C1794A">
        <w:fldChar w:fldCharType="begin"/>
      </w:r>
      <w:r w:rsidR="00C1794A">
        <w:instrText xml:space="preserve"> SEQ Tabelle \* ARABIC </w:instrText>
      </w:r>
      <w:r w:rsidR="00C1794A">
        <w:fldChar w:fldCharType="separate"/>
      </w:r>
      <w:r w:rsidR="0090159D">
        <w:rPr>
          <w:noProof/>
        </w:rPr>
        <w:t>20</w:t>
      </w:r>
      <w:r w:rsidR="00C1794A">
        <w:rPr>
          <w:noProof/>
        </w:rPr>
        <w:fldChar w:fldCharType="end"/>
      </w:r>
      <w:r>
        <w:t xml:space="preserve"> </w:t>
      </w:r>
      <w:r w:rsidRPr="005A5B66">
        <w:t>Funktionale Anforderung FRQ-011</w:t>
      </w:r>
      <w:bookmarkEnd w:id="338"/>
      <w:bookmarkEnd w:id="33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4A24E8">
            <w:r w:rsidRPr="00774B0A">
              <w:t xml:space="preserve">Der </w:t>
            </w:r>
            <w:proofErr w:type="spellStart"/>
            <w:r w:rsidRPr="00774B0A">
              <w:t>Translator</w:t>
            </w:r>
            <w:proofErr w:type="spellEnd"/>
            <w:r w:rsidRPr="00774B0A">
              <w:t xml:space="preserve"> soll </w:t>
            </w:r>
            <w:del w:id="340" w:author="Roger" w:date="2015-08-30T12:15:00Z">
              <w:r w:rsidRPr="00774B0A" w:rsidDel="004A24E8">
                <w:delText>aus</w:delText>
              </w:r>
            </w:del>
            <w:ins w:id="341" w:author="Roger" w:date="2015-08-30T12:15:00Z">
              <w:r w:rsidR="004A24E8">
                <w:t>für Audit-Zwecke</w:t>
              </w:r>
            </w:ins>
            <w:del w:id="342" w:author="Roger" w:date="2015-08-30T12:15:00Z">
              <w:r w:rsidRPr="00774B0A" w:rsidDel="004A24E8">
                <w:delText xml:space="preserve"> Audit zwecken</w:delText>
              </w:r>
            </w:del>
            <w:r w:rsidRPr="00774B0A">
              <w:t xml:space="preserve">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lastRenderedPageBreak/>
              <w:t>Ausführungszeit</w:t>
            </w:r>
          </w:p>
          <w:p w:rsidR="00136612" w:rsidRPr="00774B0A" w:rsidRDefault="00136612" w:rsidP="00136612">
            <w:r>
              <w:t>Die Informationen sollen durch einen Pipe „|“ getrennt werden.</w:t>
            </w:r>
          </w:p>
        </w:tc>
      </w:tr>
      <w:tr w:rsidR="007B2D49" w:rsidRPr="00774B0A" w:rsidTr="005F2C1B">
        <w:tc>
          <w:tcPr>
            <w:tcW w:w="1844" w:type="dxa"/>
          </w:tcPr>
          <w:p w:rsidR="007B2D49" w:rsidRPr="00774B0A" w:rsidRDefault="007B2D49" w:rsidP="005F2C1B">
            <w:r w:rsidRPr="00774B0A">
              <w:lastRenderedPageBreak/>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343" w:name="_Toc427394116"/>
      <w:bookmarkStart w:id="344" w:name="_Toc428526867"/>
      <w:r>
        <w:t xml:space="preserve">Tabelle </w:t>
      </w:r>
      <w:r w:rsidR="00C1794A">
        <w:fldChar w:fldCharType="begin"/>
      </w:r>
      <w:r w:rsidR="00C1794A">
        <w:instrText xml:space="preserve"> SEQ Tabelle \* ARABIC </w:instrText>
      </w:r>
      <w:r w:rsidR="00C1794A">
        <w:fldChar w:fldCharType="separate"/>
      </w:r>
      <w:r w:rsidR="0090159D">
        <w:rPr>
          <w:noProof/>
        </w:rPr>
        <w:t>21</w:t>
      </w:r>
      <w:r w:rsidR="00C1794A">
        <w:rPr>
          <w:noProof/>
        </w:rPr>
        <w:fldChar w:fldCharType="end"/>
      </w:r>
      <w:r>
        <w:t xml:space="preserve"> </w:t>
      </w:r>
      <w:r w:rsidRPr="00A46446">
        <w:t>Funktionale Anforderung FRQ-012</w:t>
      </w:r>
      <w:bookmarkEnd w:id="343"/>
      <w:bookmarkEnd w:id="344"/>
    </w:p>
    <w:p w:rsidR="00AC7005" w:rsidRPr="00AC7005" w:rsidRDefault="00AC7005" w:rsidP="00AC7005"/>
    <w:p w:rsidR="00DB6008" w:rsidRPr="00774B0A" w:rsidRDefault="00DB6008" w:rsidP="008B59CD">
      <w:pPr>
        <w:pStyle w:val="berschrift3"/>
        <w:numPr>
          <w:ilvl w:val="2"/>
          <w:numId w:val="17"/>
        </w:numPr>
        <w:ind w:left="567" w:hanging="567"/>
      </w:pPr>
      <w:bookmarkStart w:id="345" w:name="_Toc428543225"/>
      <w:r w:rsidRPr="00774B0A">
        <w:t>Nicht-funktionale Anforderungen</w:t>
      </w:r>
      <w:bookmarkEnd w:id="345"/>
    </w:p>
    <w:p w:rsidR="00C64595" w:rsidRPr="00774B0A" w:rsidRDefault="00C64595" w:rsidP="00C64595"/>
    <w:p w:rsidR="00007B7D" w:rsidRPr="00774B0A" w:rsidRDefault="00C64595" w:rsidP="007A5BFD">
      <w:r w:rsidRPr="00774B0A">
        <w:t>Nicht-funktionale Anforderungen oder auch Qualitätsmerkmale legen fest, welche Eigenschaften eine Software grundsätzlich vorweisen muss. Die internationale Qualitätsnorm ISO/IEC 9126</w:t>
      </w:r>
      <w:r w:rsidR="00070B5E">
        <w:rPr>
          <w:rStyle w:val="Funotenzeichen"/>
        </w:rPr>
        <w:footnoteReference w:id="3"/>
      </w:r>
      <w:r w:rsidRPr="00774B0A">
        <w:t xml:space="preserve"> beschreibt ein Qualitätsmodell bestehend aus </w:t>
      </w:r>
      <w:ins w:id="346" w:author="Roger" w:date="2015-08-30T12:15:00Z">
        <w:r w:rsidR="004A24E8">
          <w:t>sechs</w:t>
        </w:r>
      </w:ins>
      <w:del w:id="347" w:author="Roger" w:date="2015-08-30T12:15:00Z">
        <w:r w:rsidRPr="00774B0A" w:rsidDel="004A24E8">
          <w:delText>6</w:delText>
        </w:r>
      </w:del>
      <w:r w:rsidRPr="00774B0A">
        <w:t xml:space="preserve"> </w:t>
      </w:r>
      <w:r w:rsidR="00007B7D" w:rsidRPr="00774B0A">
        <w:t>Hauptq</w:t>
      </w:r>
      <w:r w:rsidRPr="00774B0A">
        <w:t>ualitätsmerkmalen</w:t>
      </w:r>
      <w:ins w:id="348" w:author="Roger" w:date="2015-08-30T12:15:00Z">
        <w:r w:rsidR="004A24E8">
          <w:t>,</w:t>
        </w:r>
      </w:ins>
      <w:r w:rsidRPr="00774B0A">
        <w:t xml:space="preserve"> welche auf alle Art</w:t>
      </w:r>
      <w:r w:rsidR="00007B7D" w:rsidRPr="00774B0A">
        <w:t>en von Software</w:t>
      </w:r>
      <w:ins w:id="349" w:author="Roger" w:date="2015-08-30T12:16:00Z">
        <w:r w:rsidR="004A24E8">
          <w:t>s</w:t>
        </w:r>
      </w:ins>
      <w:r w:rsidR="00007B7D" w:rsidRPr="00774B0A">
        <w:t xml:space="preserv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F368BD">
            <w:r w:rsidRPr="00774B0A">
              <w:t xml:space="preserve">Die Software muss </w:t>
            </w:r>
            <w:del w:id="350" w:author="Roger" w:date="2015-08-30T12:16:00Z">
              <w:r w:rsidRPr="00774B0A" w:rsidDel="00F368BD">
                <w:delText xml:space="preserve">geeignete Funktionen zur Verfügung stellen </w:delText>
              </w:r>
            </w:del>
            <w:r w:rsidRPr="00774B0A">
              <w:t>für die spezifizierten Anforderungen der Bildanalyse</w:t>
            </w:r>
            <w:ins w:id="351" w:author="Roger" w:date="2015-08-30T12:16:00Z">
              <w:r w:rsidR="00F368BD" w:rsidRPr="00774B0A">
                <w:t xml:space="preserve"> geeignete Funktionen zur Verfügung stellen</w:t>
              </w:r>
            </w:ins>
            <w:r w:rsidRPr="00774B0A">
              <w:t>.</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352" w:name="_Toc427394117"/>
      <w:bookmarkStart w:id="353" w:name="_Toc428526868"/>
      <w:r>
        <w:t xml:space="preserve">Tabelle </w:t>
      </w:r>
      <w:r w:rsidR="00C1794A">
        <w:fldChar w:fldCharType="begin"/>
      </w:r>
      <w:r w:rsidR="00C1794A">
        <w:instrText xml:space="preserve"> SEQ Tabelle \* ARABIC </w:instrText>
      </w:r>
      <w:r w:rsidR="00C1794A">
        <w:fldChar w:fldCharType="separate"/>
      </w:r>
      <w:r w:rsidR="0090159D">
        <w:rPr>
          <w:noProof/>
        </w:rPr>
        <w:t>22</w:t>
      </w:r>
      <w:r w:rsidR="00C1794A">
        <w:rPr>
          <w:noProof/>
        </w:rPr>
        <w:fldChar w:fldCharType="end"/>
      </w:r>
      <w:r>
        <w:t xml:space="preserve"> </w:t>
      </w:r>
      <w:r w:rsidRPr="003C27F9">
        <w:t>Nicht funktionale Anforderung NFRQ-001</w:t>
      </w:r>
      <w:bookmarkEnd w:id="352"/>
      <w:bookmarkEnd w:id="353"/>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354" w:name="_Toc427394118"/>
      <w:bookmarkStart w:id="355" w:name="_Toc428526869"/>
      <w:r>
        <w:t xml:space="preserve">Tabelle </w:t>
      </w:r>
      <w:r w:rsidR="00C1794A">
        <w:fldChar w:fldCharType="begin"/>
      </w:r>
      <w:r w:rsidR="00C1794A">
        <w:instrText xml:space="preserve"> SEQ Tabelle \* ARABIC </w:instrText>
      </w:r>
      <w:r w:rsidR="00C1794A">
        <w:fldChar w:fldCharType="separate"/>
      </w:r>
      <w:r w:rsidR="0090159D">
        <w:rPr>
          <w:noProof/>
        </w:rPr>
        <w:t>23</w:t>
      </w:r>
      <w:r w:rsidR="00C1794A">
        <w:rPr>
          <w:noProof/>
        </w:rPr>
        <w:fldChar w:fldCharType="end"/>
      </w:r>
      <w:r>
        <w:t xml:space="preserve"> </w:t>
      </w:r>
      <w:r w:rsidRPr="00114ACF">
        <w:t>Nicht funktionale Anforderung NFRQ-002</w:t>
      </w:r>
      <w:bookmarkEnd w:id="354"/>
      <w:bookmarkEnd w:id="35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lastRenderedPageBreak/>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356" w:name="_Toc427394119"/>
      <w:bookmarkStart w:id="357" w:name="_Toc428526870"/>
      <w:r>
        <w:t xml:space="preserve">Tabelle </w:t>
      </w:r>
      <w:r w:rsidR="00C1794A">
        <w:fldChar w:fldCharType="begin"/>
      </w:r>
      <w:r w:rsidR="00C1794A">
        <w:instrText xml:space="preserve"> SEQ Tabelle \* ARABIC </w:instrText>
      </w:r>
      <w:r w:rsidR="00C1794A">
        <w:fldChar w:fldCharType="separate"/>
      </w:r>
      <w:r w:rsidR="0090159D">
        <w:rPr>
          <w:noProof/>
        </w:rPr>
        <w:t>24</w:t>
      </w:r>
      <w:r w:rsidR="00C1794A">
        <w:rPr>
          <w:noProof/>
        </w:rPr>
        <w:fldChar w:fldCharType="end"/>
      </w:r>
      <w:r>
        <w:t xml:space="preserve"> </w:t>
      </w:r>
      <w:r w:rsidRPr="006576A4">
        <w:t>Nicht funktionale Anforderung NFRQ-003</w:t>
      </w:r>
      <w:bookmarkEnd w:id="356"/>
      <w:bookmarkEnd w:id="357"/>
    </w:p>
    <w:p w:rsidR="00AC7005" w:rsidRPr="00AC7005" w:rsidRDefault="00AC7005" w:rsidP="00AC7005"/>
    <w:p w:rsidR="005F2C1B" w:rsidRDefault="00C64595" w:rsidP="008B59CD">
      <w:pPr>
        <w:pStyle w:val="berschrift4"/>
        <w:numPr>
          <w:ilvl w:val="3"/>
          <w:numId w:val="17"/>
        </w:numPr>
        <w:ind w:left="709" w:hanging="709"/>
      </w:pPr>
      <w:r w:rsidRPr="00774B0A">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E75318">
            <w:r w:rsidRPr="00774B0A">
              <w:t>Die Software muss in der Lage sein, bei einem Fehlerverhalten ihre Schnittstelle zum Bildanalyse</w:t>
            </w:r>
            <w:ins w:id="358" w:author="Roger" w:date="2015-08-30T12:19:00Z">
              <w:r w:rsidR="00E75318">
                <w:t>-</w:t>
              </w:r>
            </w:ins>
            <w:del w:id="359" w:author="Roger" w:date="2015-08-30T12:19:00Z">
              <w:r w:rsidRPr="00774B0A" w:rsidDel="00E75318">
                <w:delText xml:space="preserve"> </w:delText>
              </w:r>
            </w:del>
            <w:r w:rsidRPr="00774B0A">
              <w:t>System zu bewahren</w:t>
            </w:r>
            <w:ins w:id="360" w:author="Roger" w:date="2015-08-30T12:19:00Z">
              <w:r w:rsidR="00E75318">
                <w:t>.</w:t>
              </w:r>
            </w:ins>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E75318">
            <w:r>
              <w:t>Das Produkt muss in der Lage sein, bei einem Fehlerfall die Schnittstelle zum Endprodukt wieder</w:t>
            </w:r>
            <w:del w:id="361" w:author="Roger" w:date="2015-08-30T12:19:00Z">
              <w:r w:rsidDel="00E75318">
                <w:delText xml:space="preserve"> </w:delText>
              </w:r>
            </w:del>
            <w:r>
              <w:t>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362" w:name="_Toc427394120"/>
      <w:bookmarkStart w:id="363" w:name="_Toc428526871"/>
      <w:r>
        <w:t xml:space="preserve">Tabelle </w:t>
      </w:r>
      <w:r w:rsidR="00C1794A">
        <w:fldChar w:fldCharType="begin"/>
      </w:r>
      <w:r w:rsidR="00C1794A">
        <w:instrText xml:space="preserve"> SEQ Tabelle \* ARABIC </w:instrText>
      </w:r>
      <w:r w:rsidR="00C1794A">
        <w:fldChar w:fldCharType="separate"/>
      </w:r>
      <w:r w:rsidR="0090159D">
        <w:rPr>
          <w:noProof/>
        </w:rPr>
        <w:t>25</w:t>
      </w:r>
      <w:r w:rsidR="00C1794A">
        <w:rPr>
          <w:noProof/>
        </w:rPr>
        <w:fldChar w:fldCharType="end"/>
      </w:r>
      <w:r>
        <w:t xml:space="preserve"> </w:t>
      </w:r>
      <w:r w:rsidRPr="006935EF">
        <w:t>Nicht funktionale Anforderung NFRQ-004</w:t>
      </w:r>
      <w:bookmarkEnd w:id="362"/>
      <w:bookmarkEnd w:id="36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364" w:name="_Toc427394121"/>
      <w:bookmarkStart w:id="365" w:name="_Toc428526872"/>
      <w:r>
        <w:t xml:space="preserve">Tabelle </w:t>
      </w:r>
      <w:r w:rsidR="00C1794A">
        <w:fldChar w:fldCharType="begin"/>
      </w:r>
      <w:r w:rsidR="00C1794A">
        <w:instrText xml:space="preserve"> SEQ Tabelle \* ARABIC </w:instrText>
      </w:r>
      <w:r w:rsidR="00C1794A">
        <w:fldChar w:fldCharType="separate"/>
      </w:r>
      <w:r w:rsidR="0090159D">
        <w:rPr>
          <w:noProof/>
        </w:rPr>
        <w:t>26</w:t>
      </w:r>
      <w:r w:rsidR="00C1794A">
        <w:rPr>
          <w:noProof/>
        </w:rPr>
        <w:fldChar w:fldCharType="end"/>
      </w:r>
      <w:r>
        <w:t xml:space="preserve"> </w:t>
      </w:r>
      <w:r w:rsidRPr="007710A6">
        <w:t>Nicht funktionale Anforderung NFRQ-005</w:t>
      </w:r>
      <w:bookmarkEnd w:id="364"/>
      <w:bookmarkEnd w:id="365"/>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366" w:name="_Toc427394124"/>
      <w:bookmarkStart w:id="367" w:name="_Toc428526873"/>
      <w:r>
        <w:t xml:space="preserve">Tabelle </w:t>
      </w:r>
      <w:r w:rsidR="00C1794A">
        <w:fldChar w:fldCharType="begin"/>
      </w:r>
      <w:r w:rsidR="00C1794A">
        <w:instrText xml:space="preserve"> SEQ Tabelle \* ARABIC </w:instrText>
      </w:r>
      <w:r w:rsidR="00C1794A">
        <w:fldChar w:fldCharType="separate"/>
      </w:r>
      <w:r w:rsidR="0090159D">
        <w:rPr>
          <w:noProof/>
        </w:rPr>
        <w:t>27</w:t>
      </w:r>
      <w:r w:rsidR="00C1794A">
        <w:rPr>
          <w:noProof/>
        </w:rPr>
        <w:fldChar w:fldCharType="end"/>
      </w:r>
      <w:r>
        <w:t xml:space="preserve"> </w:t>
      </w:r>
      <w:r w:rsidRPr="0068349B">
        <w:t>Nicht funktionale Anforderung NFRQ-00</w:t>
      </w:r>
      <w:bookmarkEnd w:id="366"/>
      <w:bookmarkEnd w:id="367"/>
      <w:r w:rsidR="00005051">
        <w:t>6</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368" w:name="_Toc427394125"/>
      <w:bookmarkStart w:id="369" w:name="_Toc428526874"/>
      <w:r>
        <w:t xml:space="preserve">Tabelle </w:t>
      </w:r>
      <w:r w:rsidR="00C1794A">
        <w:fldChar w:fldCharType="begin"/>
      </w:r>
      <w:r w:rsidR="00C1794A">
        <w:instrText xml:space="preserve"> SEQ Tabelle \* ARABIC </w:instrText>
      </w:r>
      <w:r w:rsidR="00C1794A">
        <w:fldChar w:fldCharType="separate"/>
      </w:r>
      <w:r w:rsidR="0090159D">
        <w:rPr>
          <w:noProof/>
        </w:rPr>
        <w:t>28</w:t>
      </w:r>
      <w:r w:rsidR="00C1794A">
        <w:rPr>
          <w:noProof/>
        </w:rPr>
        <w:fldChar w:fldCharType="end"/>
      </w:r>
      <w:r>
        <w:t xml:space="preserve"> </w:t>
      </w:r>
      <w:r w:rsidRPr="00F54D55">
        <w:t>Nicht funktionale Anforderung NFRQ-00</w:t>
      </w:r>
      <w:bookmarkEnd w:id="368"/>
      <w:bookmarkEnd w:id="369"/>
      <w:r w:rsidR="00005051">
        <w:t>7</w:t>
      </w:r>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370" w:name="_Toc427394126"/>
      <w:bookmarkStart w:id="371" w:name="_Toc428526875"/>
      <w:r>
        <w:t xml:space="preserve">Tabelle </w:t>
      </w:r>
      <w:r w:rsidR="00C1794A">
        <w:fldChar w:fldCharType="begin"/>
      </w:r>
      <w:r w:rsidR="00C1794A">
        <w:instrText xml:space="preserve"> SEQ Tabelle \* ARABIC </w:instrText>
      </w:r>
      <w:r w:rsidR="00C1794A">
        <w:fldChar w:fldCharType="separate"/>
      </w:r>
      <w:r w:rsidR="0090159D">
        <w:rPr>
          <w:noProof/>
        </w:rPr>
        <w:t>29</w:t>
      </w:r>
      <w:r w:rsidR="00C1794A">
        <w:rPr>
          <w:noProof/>
        </w:rPr>
        <w:fldChar w:fldCharType="end"/>
      </w:r>
      <w:r>
        <w:t xml:space="preserve"> </w:t>
      </w:r>
      <w:r w:rsidRPr="00FE7209">
        <w:t>Nicht funktionale Anforderung NFRQ-0</w:t>
      </w:r>
      <w:bookmarkEnd w:id="370"/>
      <w:bookmarkEnd w:id="371"/>
      <w:r w:rsidR="00005051">
        <w:t>08</w:t>
      </w:r>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E75318">
            <w:r w:rsidRPr="00774B0A">
              <w:t xml:space="preserve">Die Software muss </w:t>
            </w:r>
            <w:ins w:id="372" w:author="Roger" w:date="2015-08-30T12:21:00Z">
              <w:r w:rsidR="00E75318" w:rsidRPr="00774B0A">
                <w:t xml:space="preserve">auf den </w:t>
              </w:r>
              <w:r w:rsidR="00E75318">
                <w:t>spezifischen</w:t>
              </w:r>
              <w:r w:rsidR="00E75318" w:rsidRPr="00774B0A">
                <w:t xml:space="preserve"> System </w:t>
              </w:r>
            </w:ins>
            <w:r w:rsidRPr="00774B0A">
              <w:t>einfach zu integrieren und installieren sein</w:t>
            </w:r>
            <w:del w:id="373" w:author="Roger" w:date="2015-08-30T12:21:00Z">
              <w:r w:rsidRPr="00774B0A" w:rsidDel="00E75318">
                <w:delText xml:space="preserve"> auf den spezifizieren System</w:delText>
              </w:r>
            </w:del>
            <w:ins w:id="374" w:author="Roger" w:date="2015-08-30T12:21:00Z">
              <w:r w:rsidR="00E75318">
                <w:t>.</w:t>
              </w:r>
            </w:ins>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E75318">
            <w:r>
              <w:t>Das Produkt muss mit wenig manuelle</w:t>
            </w:r>
            <w:ins w:id="375" w:author="Roger" w:date="2015-08-30T12:22:00Z">
              <w:r w:rsidR="00E75318">
                <w:t>m</w:t>
              </w:r>
            </w:ins>
            <w:del w:id="376" w:author="Roger" w:date="2015-08-30T12:22:00Z">
              <w:r w:rsidDel="00E75318">
                <w:delText>n</w:delText>
              </w:r>
            </w:del>
            <w:r>
              <w:t xml:space="preserve">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377" w:name="_Toc427394128"/>
      <w:bookmarkStart w:id="378" w:name="_Toc428526876"/>
      <w:r>
        <w:t xml:space="preserve">Tabelle </w:t>
      </w:r>
      <w:r w:rsidR="00C1794A">
        <w:fldChar w:fldCharType="begin"/>
      </w:r>
      <w:r w:rsidR="00C1794A">
        <w:instrText xml:space="preserve"> SEQ Tabelle \* ARABIC </w:instrText>
      </w:r>
      <w:r w:rsidR="00C1794A">
        <w:fldChar w:fldCharType="separate"/>
      </w:r>
      <w:r w:rsidR="0090159D">
        <w:rPr>
          <w:noProof/>
        </w:rPr>
        <w:t>30</w:t>
      </w:r>
      <w:r w:rsidR="00C1794A">
        <w:rPr>
          <w:noProof/>
        </w:rPr>
        <w:fldChar w:fldCharType="end"/>
      </w:r>
      <w:r>
        <w:t xml:space="preserve"> </w:t>
      </w:r>
      <w:r w:rsidRPr="00020F13">
        <w:t>Nicht funktionale Anforderung NFRQ-0</w:t>
      </w:r>
      <w:bookmarkEnd w:id="377"/>
      <w:bookmarkEnd w:id="378"/>
      <w:r w:rsidR="00005051">
        <w:t>09</w:t>
      </w:r>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w:t>
            </w:r>
            <w:ins w:id="379" w:author="Roger" w:date="2015-08-30T12:22:00Z">
              <w:r w:rsidR="00E75318">
                <w:t>n</w:t>
              </w:r>
            </w:ins>
            <w:r w:rsidR="00DC2C04" w:rsidRPr="00774B0A">
              <w:t xml:space="preserve"> austauschbar zu machen.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380" w:name="_Toc427394129"/>
      <w:bookmarkStart w:id="381" w:name="_Toc428526877"/>
      <w:r>
        <w:t xml:space="preserve">Tabelle </w:t>
      </w:r>
      <w:r w:rsidR="00C1794A">
        <w:fldChar w:fldCharType="begin"/>
      </w:r>
      <w:r w:rsidR="00C1794A">
        <w:instrText xml:space="preserve"> SEQ Tabelle \* ARABIC </w:instrText>
      </w:r>
      <w:r w:rsidR="00C1794A">
        <w:fldChar w:fldCharType="separate"/>
      </w:r>
      <w:r w:rsidR="0090159D">
        <w:rPr>
          <w:noProof/>
        </w:rPr>
        <w:t>31</w:t>
      </w:r>
      <w:r w:rsidR="00C1794A">
        <w:rPr>
          <w:noProof/>
        </w:rPr>
        <w:fldChar w:fldCharType="end"/>
      </w:r>
      <w:r>
        <w:t xml:space="preserve"> </w:t>
      </w:r>
      <w:r w:rsidRPr="00062F66">
        <w:t>Nicht funktionale Anforderung NFRQ-0</w:t>
      </w:r>
      <w:bookmarkEnd w:id="380"/>
      <w:bookmarkEnd w:id="381"/>
      <w:r w:rsidR="00DA7EB3">
        <w:t>10</w:t>
      </w:r>
    </w:p>
    <w:p w:rsidR="001B51A8" w:rsidRPr="00774B0A" w:rsidRDefault="001B51A8">
      <w:r w:rsidRPr="00774B0A">
        <w:br w:type="page"/>
      </w:r>
    </w:p>
    <w:p w:rsidR="00C64595" w:rsidRPr="00774B0A" w:rsidRDefault="001B51A8" w:rsidP="001B51A8">
      <w:pPr>
        <w:pStyle w:val="berschrift1"/>
        <w:numPr>
          <w:ilvl w:val="0"/>
          <w:numId w:val="17"/>
        </w:numPr>
      </w:pPr>
      <w:bookmarkStart w:id="382" w:name="_Toc428543226"/>
      <w:r w:rsidRPr="00774B0A">
        <w:lastRenderedPageBreak/>
        <w:t>Konzept</w:t>
      </w:r>
      <w:bookmarkEnd w:id="382"/>
    </w:p>
    <w:p w:rsidR="001B51A8" w:rsidRPr="00774B0A" w:rsidRDefault="001B51A8" w:rsidP="001B51A8"/>
    <w:p w:rsidR="001B51A8" w:rsidRPr="00774B0A" w:rsidRDefault="001B51A8" w:rsidP="001B51A8">
      <w:r w:rsidRPr="00774B0A">
        <w:t xml:space="preserve">In diesem Kapitel werden Konzepte ausgearbeitet, welche die definierten Anforderungen erfüllen. Es wird eine Architektur </w:t>
      </w:r>
      <w:del w:id="383" w:author="Roger" w:date="2015-08-30T12:23:00Z">
        <w:r w:rsidRPr="00774B0A" w:rsidDel="008C1194">
          <w:delText xml:space="preserve">dargestellt </w:delText>
        </w:r>
      </w:del>
      <w:r w:rsidRPr="00774B0A">
        <w:t>inklusive einzelne</w:t>
      </w:r>
      <w:ins w:id="384" w:author="Roger" w:date="2015-08-30T12:23:00Z">
        <w:r w:rsidR="008C1194">
          <w:t>n</w:t>
        </w:r>
      </w:ins>
      <w:r w:rsidRPr="00774B0A">
        <w:t xml:space="preserve"> Teilaufgaben evaluiert und grafisch dargestellt.</w:t>
      </w:r>
    </w:p>
    <w:p w:rsidR="001B51A8" w:rsidRPr="00774B0A" w:rsidRDefault="001B51A8" w:rsidP="001B51A8">
      <w:r w:rsidRPr="00774B0A">
        <w:t>Dazu wird zuerst eine Übersichtsgrafik</w:t>
      </w:r>
      <w:del w:id="385" w:author="Roger" w:date="2015-08-30T12:23:00Z">
        <w:r w:rsidR="005D5621" w:rsidDel="008C1194">
          <w:delText>,</w:delText>
        </w:r>
      </w:del>
      <w:r w:rsidRPr="00774B0A">
        <w:t xml:space="preserve"> anhand </w:t>
      </w:r>
      <w:r w:rsidR="005D5621" w:rsidRPr="00774B0A">
        <w:t>der</w:t>
      </w:r>
      <w:r w:rsidRPr="00774B0A">
        <w:t xml:space="preserve"> </w:t>
      </w:r>
      <w:r w:rsidR="005D5621">
        <w:t>zusammengetragenen</w:t>
      </w:r>
      <w:r w:rsidRPr="00774B0A">
        <w:t xml:space="preserve"> Informationen</w:t>
      </w:r>
      <w:del w:id="386" w:author="Roger" w:date="2015-08-30T12:23:00Z">
        <w:r w:rsidR="005D5621" w:rsidDel="008C1194">
          <w:delText>,</w:delText>
        </w:r>
      </w:del>
      <w:r w:rsidRPr="00774B0A">
        <w:t xml:space="preserve"> </w:t>
      </w:r>
      <w:r w:rsidR="00280A42" w:rsidRPr="00774B0A">
        <w:t>detailliert aufgezeigt. Einzelne Teilaufgaben des Produktes werden danach eva</w:t>
      </w:r>
      <w:r w:rsidR="005D5621">
        <w:t>luiert</w:t>
      </w:r>
      <w:del w:id="387" w:author="Roger" w:date="2015-08-30T12:24:00Z">
        <w:r w:rsidR="005D5621" w:rsidDel="008C1194">
          <w:delText>,</w:delText>
        </w:r>
      </w:del>
      <w:r w:rsidR="005D5621">
        <w:t xml:space="preserve"> um die b</w:t>
      </w:r>
      <w:r w:rsidR="00280A42" w:rsidRPr="00774B0A">
        <w:t>est</w:t>
      </w:r>
      <w:r w:rsidR="005D5621">
        <w:t>mögliche</w:t>
      </w:r>
      <w:r w:rsidR="00280A42" w:rsidRPr="00774B0A">
        <w:t xml:space="preserve"> Lösung umzusetzen. Die Lösungen werden anhand ausgewählte</w:t>
      </w:r>
      <w:del w:id="388" w:author="Roger" w:date="2015-08-30T12:24:00Z">
        <w:r w:rsidR="00280A42" w:rsidRPr="00774B0A" w:rsidDel="008C1194">
          <w:delText>n</w:delText>
        </w:r>
      </w:del>
      <w:ins w:id="389" w:author="Roger" w:date="2015-08-30T12:24:00Z">
        <w:r w:rsidR="008C1194">
          <w:t>r</w:t>
        </w:r>
      </w:ins>
      <w:r w:rsidR="00280A42" w:rsidRPr="00774B0A">
        <w:t xml:space="preserve"> Szenarien überprüft</w:t>
      </w:r>
      <w:ins w:id="390" w:author="Roger" w:date="2015-08-30T12:24:00Z">
        <w:r w:rsidR="008C1194">
          <w:t xml:space="preserve"> um zu </w:t>
        </w:r>
        <w:proofErr w:type="spellStart"/>
        <w:r w:rsidR="008C1194">
          <w:t>vestehen</w:t>
        </w:r>
        <w:proofErr w:type="spellEnd"/>
        <w:r w:rsidR="008C1194">
          <w:t>,</w:t>
        </w:r>
      </w:ins>
      <w:del w:id="391" w:author="Roger" w:date="2015-08-30T12:24:00Z">
        <w:r w:rsidR="00280A42" w:rsidRPr="00774B0A" w:rsidDel="008C1194">
          <w:delText>,</w:delText>
        </w:r>
      </w:del>
      <w:r w:rsidR="00280A42" w:rsidRPr="00774B0A">
        <w:t xml:space="preserve">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392" w:name="_Toc428543227"/>
      <w:r w:rsidRPr="00774B0A">
        <w:t>Architektur</w:t>
      </w:r>
      <w:bookmarkEnd w:id="392"/>
    </w:p>
    <w:p w:rsidR="00280A42" w:rsidRPr="00774B0A" w:rsidRDefault="00280A42" w:rsidP="00280A42"/>
    <w:p w:rsidR="00280A42" w:rsidRPr="00774B0A" w:rsidRDefault="00280A42" w:rsidP="00280A42">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del w:id="393" w:author="Roger" w:date="2015-08-30T12:25:00Z">
        <w:r w:rsidRPr="00774B0A" w:rsidDel="008C1194">
          <w:delText>Die Legende dazu befindet sich ebenfalls oben rechts im Bild.</w:delText>
        </w:r>
      </w:del>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394" w:name="_Toc427394130"/>
      <w:bookmarkStart w:id="395" w:name="_Toc428005844"/>
      <w:r w:rsidRPr="00774B0A">
        <w:t xml:space="preserve">Abbildung </w:t>
      </w:r>
      <w:r w:rsidR="00C1794A">
        <w:fldChar w:fldCharType="begin"/>
      </w:r>
      <w:r w:rsidR="00C1794A">
        <w:instrText xml:space="preserve"> SEQ Abbildung \* ARABIC </w:instrText>
      </w:r>
      <w:r w:rsidR="00C1794A">
        <w:fldChar w:fldCharType="separate"/>
      </w:r>
      <w:r w:rsidR="0090159D">
        <w:rPr>
          <w:noProof/>
        </w:rPr>
        <w:t>7</w:t>
      </w:r>
      <w:r w:rsidR="00C1794A">
        <w:rPr>
          <w:noProof/>
        </w:rPr>
        <w:fldChar w:fldCharType="end"/>
      </w:r>
      <w:r w:rsidRPr="00774B0A">
        <w:t xml:space="preserve"> Architektur</w:t>
      </w:r>
      <w:bookmarkEnd w:id="394"/>
      <w:bookmarkEnd w:id="395"/>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396" w:name="_Toc428543228"/>
      <w:r w:rsidRPr="00774B0A">
        <w:lastRenderedPageBreak/>
        <w:t>Beschreibung</w:t>
      </w:r>
      <w:bookmarkEnd w:id="396"/>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t>
      </w:r>
      <w:del w:id="397" w:author="Roger" w:date="2015-08-30T12:26:00Z">
        <w:r w:rsidRPr="00774B0A" w:rsidDel="00E95061">
          <w:delText xml:space="preserve">welcher </w:delText>
        </w:r>
      </w:del>
      <w:ins w:id="398" w:author="Roger" w:date="2015-08-30T12:26:00Z">
        <w:r w:rsidR="00E95061">
          <w:t>der</w:t>
        </w:r>
        <w:r w:rsidR="00E95061" w:rsidRPr="00774B0A">
          <w:t xml:space="preserve"> </w:t>
        </w:r>
      </w:ins>
      <w:r w:rsidR="005D5621">
        <w:t>alle versendeten</w:t>
      </w:r>
      <w:r w:rsidRPr="00774B0A">
        <w:t xml:space="preserve"> Bilder aufzeichnet. Diese Funktion wird im Produkt Sender (1) genannt.</w:t>
      </w:r>
      <w:r w:rsidR="00282B92" w:rsidRPr="00774B0A">
        <w:t xml:space="preserve"> Dieser zeichnet nicht nur auf, sondern ist auch für </w:t>
      </w:r>
      <w:ins w:id="399" w:author="Roger" w:date="2015-08-30T12:26:00Z">
        <w:r w:rsidR="007E1F8C">
          <w:t>die anschliessende</w:t>
        </w:r>
      </w:ins>
      <w:del w:id="400" w:author="Roger" w:date="2015-08-30T12:26:00Z">
        <w:r w:rsidR="00282B92" w:rsidRPr="00774B0A" w:rsidDel="007E1F8C">
          <w:delText>das</w:delText>
        </w:r>
      </w:del>
      <w:r w:rsidR="00282B92" w:rsidRPr="00774B0A">
        <w:t xml:space="preserve"> Übertragen des Bildes </w:t>
      </w:r>
      <w:del w:id="401" w:author="Roger" w:date="2015-08-30T12:26:00Z">
        <w:r w:rsidR="00282B92" w:rsidRPr="00774B0A" w:rsidDel="007E1F8C">
          <w:delText xml:space="preserve">danach </w:delText>
        </w:r>
      </w:del>
      <w:r w:rsidR="00282B92" w:rsidRPr="00774B0A">
        <w:t>an den Bildanalyse</w:t>
      </w:r>
      <w:ins w:id="402" w:author="Roger" w:date="2015-08-30T12:26:00Z">
        <w:r w:rsidR="007E1F8C">
          <w:t>-</w:t>
        </w:r>
      </w:ins>
      <w:del w:id="403" w:author="Roger" w:date="2015-08-30T12:26:00Z">
        <w:r w:rsidR="00282B92" w:rsidRPr="00774B0A" w:rsidDel="007E1F8C">
          <w:delText xml:space="preserve"> </w:delText>
        </w:r>
      </w:del>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del w:id="404" w:author="Roger" w:date="2015-08-30T12:26:00Z">
        <w:r w:rsidR="00282B92" w:rsidRPr="00774B0A" w:rsidDel="007E1F8C">
          <w:delText xml:space="preserve">Er </w:delText>
        </w:r>
      </w:del>
      <w:ins w:id="405" w:author="Roger" w:date="2015-08-30T12:26:00Z">
        <w:r w:rsidR="007E1F8C">
          <w:t>Dieser</w:t>
        </w:r>
        <w:r w:rsidR="007E1F8C" w:rsidRPr="00774B0A">
          <w:t xml:space="preserve"> </w:t>
        </w:r>
      </w:ins>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del w:id="406" w:author="Roger" w:date="2015-08-30T12:27:00Z">
        <w:r w:rsidR="00282B92" w:rsidRPr="00774B0A" w:rsidDel="007E1F8C">
          <w:delText>t</w:delText>
        </w:r>
      </w:del>
      <w:ins w:id="407" w:author="Roger" w:date="2015-08-30T12:27:00Z">
        <w:r w:rsidR="007E1F8C">
          <w:t>T</w:t>
        </w:r>
      </w:ins>
      <w:r w:rsidR="00282B92" w:rsidRPr="00774B0A">
        <w:t>eil des Produktes.</w:t>
      </w:r>
    </w:p>
    <w:p w:rsidR="001F7962" w:rsidRDefault="001F7962" w:rsidP="00280A42"/>
    <w:p w:rsidR="00CF4B0B" w:rsidRDefault="00CF4B0B" w:rsidP="008B59CD">
      <w:pPr>
        <w:pStyle w:val="berschrift3"/>
        <w:numPr>
          <w:ilvl w:val="2"/>
          <w:numId w:val="17"/>
        </w:numPr>
        <w:ind w:left="567" w:hanging="567"/>
      </w:pPr>
      <w:bookmarkStart w:id="408" w:name="_Toc428543229"/>
      <w:r>
        <w:t>Begründung</w:t>
      </w:r>
      <w:bookmarkEnd w:id="408"/>
    </w:p>
    <w:p w:rsidR="001F7962" w:rsidRPr="001F7962" w:rsidRDefault="001F7962" w:rsidP="001F7962"/>
    <w:p w:rsidR="00CF4B0B" w:rsidRPr="00CF4B0B" w:rsidRDefault="00CF4B0B" w:rsidP="00CF4B0B">
      <w:r>
        <w:t>Die Architektur wurde in zwei Bereichen aufgeteilt, einem Sender und einem Bildanalyse</w:t>
      </w:r>
      <w:ins w:id="409" w:author="Roger" w:date="2015-08-30T12:28:00Z">
        <w:r w:rsidR="007E1F8C">
          <w:t>-</w:t>
        </w:r>
      </w:ins>
      <w:del w:id="410" w:author="Roger" w:date="2015-08-30T12:28:00Z">
        <w:r w:rsidDel="007E1F8C">
          <w:delText xml:space="preserve"> </w:delText>
        </w:r>
      </w:del>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ins w:id="411" w:author="Roger" w:date="2015-08-30T12:27:00Z">
        <w:r w:rsidR="007E1F8C">
          <w:t xml:space="preserve">so </w:t>
        </w:r>
      </w:ins>
      <w:r>
        <w:t>aufgesetzt, dass möglichst we</w:t>
      </w:r>
      <w:r w:rsidR="00483366">
        <w:t xml:space="preserve">nig Performance </w:t>
      </w:r>
      <w:del w:id="412" w:author="Roger" w:date="2015-08-30T12:27:00Z">
        <w:r w:rsidR="00483366" w:rsidDel="007E1F8C">
          <w:delText xml:space="preserve">vergeudet </w:delText>
        </w:r>
      </w:del>
      <w:ins w:id="413" w:author="Roger" w:date="2015-08-30T12:27:00Z">
        <w:r w:rsidR="007E1F8C">
          <w:t>verloren geht</w:t>
        </w:r>
      </w:ins>
      <w:del w:id="414" w:author="Roger" w:date="2015-08-30T12:27:00Z">
        <w:r w:rsidR="00483366" w:rsidDel="007E1F8C">
          <w:delText>wird</w:delText>
        </w:r>
      </w:del>
      <w:r w:rsidR="00483366">
        <w:t>, was das Abspalten des Bildanalyse</w:t>
      </w:r>
      <w:ins w:id="415" w:author="Roger" w:date="2015-08-30T12:28:00Z">
        <w:r w:rsidR="007E1F8C">
          <w:t>-</w:t>
        </w:r>
      </w:ins>
      <w:del w:id="416" w:author="Roger" w:date="2015-08-30T12:28:00Z">
        <w:r w:rsidR="00483366" w:rsidDel="007E1F8C">
          <w:delText xml:space="preserve"> </w:delText>
        </w:r>
      </w:del>
      <w:r w:rsidR="00483366">
        <w:t>Server</w:t>
      </w:r>
      <w:r w:rsidR="00CE5D28">
        <w:t>s</w:t>
      </w:r>
      <w:r w:rsidR="00483366">
        <w:t xml:space="preserve"> </w:t>
      </w:r>
      <w:del w:id="417" w:author="Roger" w:date="2015-08-30T12:28:00Z">
        <w:r w:rsidR="00483366" w:rsidDel="007E1F8C">
          <w:delText xml:space="preserve">nur </w:delText>
        </w:r>
      </w:del>
      <w:ins w:id="418" w:author="Roger" w:date="2015-08-30T12:28:00Z">
        <w:r w:rsidR="007E1F8C">
          <w:t>befürwortet</w:t>
        </w:r>
      </w:ins>
      <w:del w:id="419" w:author="Roger" w:date="2015-08-30T12:28:00Z">
        <w:r w:rsidR="00483366" w:rsidDel="007E1F8C">
          <w:delText>noch unterstützt</w:delText>
        </w:r>
      </w:del>
      <w:r w:rsidR="00483366">
        <w: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420" w:name="_Toc428543230"/>
      <w:r w:rsidRPr="00774B0A">
        <w:lastRenderedPageBreak/>
        <w:t>Sender</w:t>
      </w:r>
      <w:bookmarkEnd w:id="420"/>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del w:id="421" w:author="Roger" w:date="2015-08-30T12:29:00Z">
        <w:r w:rsidR="00D179C2" w:rsidRPr="00774B0A" w:rsidDel="007E1F8C">
          <w:delText xml:space="preserve">vom </w:delText>
        </w:r>
      </w:del>
      <w:ins w:id="422" w:author="Roger" w:date="2015-08-30T12:29:00Z">
        <w:r w:rsidR="007E1F8C">
          <w:t>des</w:t>
        </w:r>
        <w:r w:rsidR="007E1F8C" w:rsidRPr="00774B0A">
          <w:t xml:space="preserve"> </w:t>
        </w:r>
      </w:ins>
      <w:r w:rsidR="00D179C2" w:rsidRPr="00774B0A">
        <w:t>Sender</w:t>
      </w:r>
      <w:ins w:id="423" w:author="Roger" w:date="2015-08-30T12:29:00Z">
        <w:r w:rsidR="007E1F8C">
          <w:t>s</w:t>
        </w:r>
      </w:ins>
      <w:r w:rsidR="00D179C2" w:rsidRPr="00774B0A">
        <w:t xml:space="preserve"> darstellen. Sie sind aufgeteilt in </w:t>
      </w:r>
      <w:del w:id="424" w:author="Roger" w:date="2015-08-30T12:29:00Z">
        <w:r w:rsidR="00D179C2" w:rsidRPr="00774B0A" w:rsidDel="007E1F8C">
          <w:delText xml:space="preserve">3 </w:delText>
        </w:r>
      </w:del>
      <w:ins w:id="425" w:author="Roger" w:date="2015-08-30T12:29:00Z">
        <w:r w:rsidR="007E1F8C">
          <w:t>drei</w:t>
        </w:r>
        <w:r w:rsidR="007E1F8C" w:rsidRPr="00774B0A">
          <w:t xml:space="preserve"> </w:t>
        </w:r>
      </w:ins>
      <w:r w:rsidR="00D179C2" w:rsidRPr="00774B0A">
        <w:t>Unterkategorien</w:t>
      </w:r>
      <w:ins w:id="426" w:author="Roger" w:date="2015-08-30T12:29:00Z">
        <w:r w:rsidR="007E1F8C">
          <w:t>:</w:t>
        </w:r>
      </w:ins>
      <w:del w:id="427" w:author="Roger" w:date="2015-08-30T12:29:00Z">
        <w:r w:rsidR="00D179C2" w:rsidRPr="00774B0A" w:rsidDel="007E1F8C">
          <w:delText>,</w:delText>
        </w:r>
      </w:del>
      <w:ins w:id="428" w:author="Roger" w:date="2015-08-30T12:29:00Z">
        <w:r w:rsidR="007E1F8C">
          <w:t xml:space="preserve"> </w:t>
        </w:r>
      </w:ins>
      <w:del w:id="429" w:author="Roger" w:date="2015-08-30T12:29:00Z">
        <w:r w:rsidR="00D179C2" w:rsidRPr="00774B0A" w:rsidDel="007E1F8C">
          <w:delText xml:space="preserve"> </w:delText>
        </w:r>
      </w:del>
      <w:r w:rsidR="00D179C2" w:rsidRPr="00774B0A">
        <w:t xml:space="preserve">Logger, </w:t>
      </w:r>
      <w:proofErr w:type="spellStart"/>
      <w:r w:rsidR="00D179C2" w:rsidRPr="00774B0A">
        <w:t>Listener</w:t>
      </w:r>
      <w:proofErr w:type="spellEnd"/>
      <w:r w:rsidR="00D179C2" w:rsidRPr="00774B0A">
        <w:t xml:space="preserve"> (Überwacher) und Transfer Handler (Übermittler).</w:t>
      </w:r>
    </w:p>
    <w:p w:rsidR="00282B92" w:rsidRPr="00774B0A" w:rsidRDefault="00D179C2" w:rsidP="008B59CD">
      <w:pPr>
        <w:pStyle w:val="berschrift3"/>
        <w:numPr>
          <w:ilvl w:val="2"/>
          <w:numId w:val="17"/>
        </w:numPr>
        <w:ind w:left="567" w:hanging="567"/>
      </w:pPr>
      <w:bookmarkStart w:id="430" w:name="_Toc428543231"/>
      <w:r w:rsidRPr="00774B0A">
        <w:t>Logger</w:t>
      </w:r>
      <w:bookmarkEnd w:id="430"/>
    </w:p>
    <w:p w:rsidR="00D179C2" w:rsidRPr="00774B0A" w:rsidRDefault="00D179C2" w:rsidP="00D179C2"/>
    <w:p w:rsidR="00D179C2" w:rsidRPr="00774B0A" w:rsidRDefault="00D179C2" w:rsidP="00D179C2">
      <w:r w:rsidRPr="00774B0A">
        <w:t>Wie bereits erwähnt</w:t>
      </w:r>
      <w:ins w:id="431" w:author="Roger" w:date="2015-08-30T12:29:00Z">
        <w:r w:rsidR="007E1F8C">
          <w:t>,</w:t>
        </w:r>
      </w:ins>
      <w:r w:rsidRPr="00774B0A">
        <w:t xml:space="preserve"> wird der Logger alle </w:t>
      </w:r>
      <w:ins w:id="432" w:author="Roger" w:date="2015-08-30T12:29:00Z">
        <w:r w:rsidR="007E1F8C">
          <w:t xml:space="preserve">versendeten </w:t>
        </w:r>
      </w:ins>
      <w:r w:rsidRPr="00774B0A">
        <w:t xml:space="preserve">Bilder </w:t>
      </w:r>
      <w:del w:id="433" w:author="Roger" w:date="2015-08-30T12:30:00Z">
        <w:r w:rsidRPr="00774B0A" w:rsidDel="007E1F8C">
          <w:delText xml:space="preserve">welche versendet werden </w:delText>
        </w:r>
      </w:del>
      <w:r w:rsidRPr="00774B0A">
        <w:t>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434" w:name="_Toc427394131"/>
      <w:bookmarkStart w:id="435" w:name="_Toc428005845"/>
      <w:r w:rsidRPr="00774B0A">
        <w:t xml:space="preserve">Abbildung </w:t>
      </w:r>
      <w:r w:rsidR="00C1794A">
        <w:fldChar w:fldCharType="begin"/>
      </w:r>
      <w:r w:rsidR="00C1794A">
        <w:instrText xml:space="preserve"> SEQ Abbildung \* ARABIC </w:instrText>
      </w:r>
      <w:r w:rsidR="00C1794A">
        <w:fldChar w:fldCharType="separate"/>
      </w:r>
      <w:r w:rsidR="0090159D">
        <w:rPr>
          <w:noProof/>
        </w:rPr>
        <w:t>8</w:t>
      </w:r>
      <w:r w:rsidR="00C1794A">
        <w:rPr>
          <w:noProof/>
        </w:rPr>
        <w:fldChar w:fldCharType="end"/>
      </w:r>
      <w:r w:rsidRPr="00774B0A">
        <w:t xml:space="preserve"> Logger</w:t>
      </w:r>
      <w:bookmarkEnd w:id="434"/>
      <w:bookmarkEnd w:id="435"/>
    </w:p>
    <w:p w:rsidR="00B867FA" w:rsidRPr="00774B0A" w:rsidRDefault="00B867FA" w:rsidP="00280A42"/>
    <w:p w:rsidR="00B867FA" w:rsidRPr="00774B0A" w:rsidRDefault="00B867FA" w:rsidP="00280A42">
      <w:r w:rsidRPr="00774B0A">
        <w:t xml:space="preserve">Sobald ein Bild verschickt wird, wird der Logger das feststellen und </w:t>
      </w:r>
      <w:del w:id="436" w:author="Roger" w:date="2015-08-30T12:30:00Z">
        <w:r w:rsidRPr="00774B0A" w:rsidDel="007E1F8C">
          <w:delText xml:space="preserve">die </w:delText>
        </w:r>
      </w:del>
      <w:r w:rsidRPr="00774B0A">
        <w:t>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 xml:space="preserve">Es gibt verschiedene Wege ein Bild, welches verschickt worden ist, in einem Logfile festzuhalten. </w:t>
      </w:r>
      <w:proofErr w:type="spellStart"/>
      <w:ins w:id="437" w:author="Roger" w:date="2015-08-30T12:30:00Z">
        <w:r w:rsidR="007E1F8C">
          <w:t>Dre</w:t>
        </w:r>
      </w:ins>
      <w:proofErr w:type="spellEnd"/>
      <w:del w:id="438" w:author="Roger" w:date="2015-08-30T12:30:00Z">
        <w:r w:rsidRPr="00774B0A" w:rsidDel="007E1F8C">
          <w:delText>3</w:delText>
        </w:r>
      </w:del>
      <w:r w:rsidRPr="00774B0A">
        <w:t xml:space="preserve"> verschiedene Arten werden in diesem Kapitel festgehalten und </w:t>
      </w:r>
      <w:ins w:id="439" w:author="Roger" w:date="2015-08-30T12:30:00Z">
        <w:r w:rsidR="007E1F8C">
          <w:t xml:space="preserve">anhand der nachfolgend definierten Kriterien evaluiert. </w:t>
        </w:r>
      </w:ins>
      <w:del w:id="440" w:author="Roger" w:date="2015-08-30T12:30:00Z">
        <w:r w:rsidRPr="00774B0A" w:rsidDel="007E1F8C">
          <w:delText>evaluiert, anhand nachfolgend</w:delText>
        </w:r>
        <w:r w:rsidR="00D10F36" w:rsidDel="007E1F8C">
          <w:delText>en</w:delText>
        </w:r>
        <w:r w:rsidRPr="00774B0A" w:rsidDel="007E1F8C">
          <w:delText xml:space="preserve"> definierten </w:delText>
        </w:r>
      </w:del>
      <w:del w:id="441" w:author="Roger" w:date="2015-08-30T12:31:00Z">
        <w:r w:rsidRPr="00774B0A" w:rsidDel="007E1F8C">
          <w:delText>Kriterien.</w:delText>
        </w:r>
      </w:del>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ins w:id="442" w:author="Roger" w:date="2015-08-30T12:59:00Z">
              <w:r w:rsidR="00EB26A5">
                <w:t>?</w:t>
              </w:r>
            </w:ins>
          </w:p>
        </w:tc>
        <w:tc>
          <w:tcPr>
            <w:tcW w:w="3021" w:type="dxa"/>
          </w:tcPr>
          <w:p w:rsidR="00B867FA" w:rsidRPr="00774B0A" w:rsidRDefault="003856B3" w:rsidP="00B867FA">
            <w:r>
              <w:t>NFRQ-009</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ins w:id="443" w:author="Roger" w:date="2015-08-30T12:59:00Z">
              <w:r w:rsidR="00EB26A5">
                <w:t>?</w:t>
              </w:r>
            </w:ins>
            <w:del w:id="444" w:author="Roger" w:date="2015-08-30T12:31:00Z">
              <w:r w:rsidRPr="00774B0A" w:rsidDel="007E1F8C">
                <w:delText>?</w:delText>
              </w:r>
            </w:del>
          </w:p>
        </w:tc>
        <w:tc>
          <w:tcPr>
            <w:tcW w:w="3021" w:type="dxa"/>
          </w:tcPr>
          <w:p w:rsidR="00B867FA" w:rsidRPr="00774B0A" w:rsidRDefault="003856B3" w:rsidP="00B867FA">
            <w:r>
              <w:t>NFRQ-010</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ins w:id="445" w:author="Roger" w:date="2015-08-30T12:59:00Z">
              <w:r w:rsidR="00EB26A5">
                <w:t>?</w:t>
              </w:r>
            </w:ins>
          </w:p>
        </w:tc>
        <w:tc>
          <w:tcPr>
            <w:tcW w:w="3021" w:type="dxa"/>
          </w:tcPr>
          <w:p w:rsidR="00154CF6" w:rsidRPr="00774B0A" w:rsidRDefault="003856B3" w:rsidP="00B867FA">
            <w:r>
              <w:t>NFRQ-005</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ins w:id="446" w:author="Roger" w:date="2015-08-30T12:59:00Z">
              <w:r w:rsidR="00EB26A5">
                <w:t>?</w:t>
              </w:r>
            </w:ins>
          </w:p>
        </w:tc>
        <w:tc>
          <w:tcPr>
            <w:tcW w:w="3021" w:type="dxa"/>
          </w:tcPr>
          <w:p w:rsidR="00154CF6" w:rsidRPr="00774B0A" w:rsidRDefault="003856B3" w:rsidP="00B867FA">
            <w:r>
              <w:t>NFRQ-001</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ins w:id="447" w:author="Roger" w:date="2015-08-30T12:59:00Z">
              <w:r w:rsidR="00EB26A5">
                <w:t>?</w:t>
              </w:r>
            </w:ins>
          </w:p>
        </w:tc>
        <w:tc>
          <w:tcPr>
            <w:tcW w:w="3021" w:type="dxa"/>
          </w:tcPr>
          <w:p w:rsidR="00877D54" w:rsidRPr="00774B0A" w:rsidRDefault="003856B3" w:rsidP="00BE47E0">
            <w:pPr>
              <w:keepNext/>
            </w:pPr>
            <w:r>
              <w:t>NFRQ-008</w:t>
            </w:r>
          </w:p>
        </w:tc>
      </w:tr>
    </w:tbl>
    <w:p w:rsidR="00BE47E0" w:rsidRPr="00774B0A" w:rsidRDefault="00BE47E0" w:rsidP="00BE47E0">
      <w:pPr>
        <w:pStyle w:val="Beschriftung"/>
      </w:pPr>
      <w:bookmarkStart w:id="448" w:name="_Toc427394132"/>
      <w:bookmarkStart w:id="449" w:name="_Toc428526878"/>
      <w:r w:rsidRPr="00774B0A">
        <w:t xml:space="preserve">Tabelle </w:t>
      </w:r>
      <w:r w:rsidR="00C1794A">
        <w:fldChar w:fldCharType="begin"/>
      </w:r>
      <w:r w:rsidR="00C1794A">
        <w:instrText xml:space="preserve"> SEQ Tabelle \* ARABIC </w:instrText>
      </w:r>
      <w:r w:rsidR="00C1794A">
        <w:fldChar w:fldCharType="separate"/>
      </w:r>
      <w:r w:rsidR="0090159D">
        <w:rPr>
          <w:noProof/>
        </w:rPr>
        <w:t>32</w:t>
      </w:r>
      <w:r w:rsidR="00C1794A">
        <w:rPr>
          <w:noProof/>
        </w:rPr>
        <w:fldChar w:fldCharType="end"/>
      </w:r>
      <w:r w:rsidRPr="00774B0A">
        <w:t xml:space="preserve"> Logger Kriterien</w:t>
      </w:r>
      <w:bookmarkEnd w:id="448"/>
      <w:bookmarkEnd w:id="449"/>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w:t>
      </w:r>
      <w:del w:id="450" w:author="Roger" w:date="2015-08-30T12:31:00Z">
        <w:r w:rsidR="006E2E3A" w:rsidRPr="00774B0A" w:rsidDel="007E1F8C">
          <w:delText xml:space="preserve">Genauere </w:delText>
        </w:r>
      </w:del>
      <w:ins w:id="451" w:author="Roger" w:date="2015-08-30T12:31:00Z">
        <w:r w:rsidR="007E1F8C">
          <w:t>Detailliertere</w:t>
        </w:r>
        <w:r w:rsidR="007E1F8C" w:rsidRPr="00774B0A">
          <w:t xml:space="preserve"> </w:t>
        </w:r>
      </w:ins>
      <w:r w:rsidR="006E2E3A" w:rsidRPr="00774B0A">
        <w:t xml:space="preserve">Erläuterungen zu </w:t>
      </w:r>
      <w:del w:id="452" w:author="Roger" w:date="2015-08-30T12:32:00Z">
        <w:r w:rsidR="006E2E3A" w:rsidRPr="00774B0A" w:rsidDel="007E1F8C">
          <w:delText xml:space="preserve">den </w:delText>
        </w:r>
      </w:del>
      <w:ins w:id="453" w:author="Roger" w:date="2015-08-30T12:32:00Z">
        <w:r w:rsidR="007E1F8C">
          <w:t>den einzelnen</w:t>
        </w:r>
        <w:r w:rsidR="007E1F8C" w:rsidRPr="00774B0A">
          <w:t xml:space="preserve"> </w:t>
        </w:r>
      </w:ins>
      <w:r w:rsidR="006E2E3A" w:rsidRPr="00774B0A">
        <w:t xml:space="preserve">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proofErr w:type="spellStart"/>
            <w:r w:rsidRPr="00774B0A">
              <w:t>Advanced</w:t>
            </w:r>
            <w:proofErr w:type="spellEnd"/>
            <w:r w:rsidRPr="00774B0A">
              <w:t xml:space="preserve"> </w:t>
            </w:r>
            <w:proofErr w:type="spellStart"/>
            <w:r w:rsidRPr="00774B0A">
              <w:t>Logging</w:t>
            </w:r>
            <w:proofErr w:type="spellEnd"/>
            <w:r w:rsidRPr="00774B0A">
              <w:t xml:space="preserve"> ist ein</w:t>
            </w:r>
            <w:del w:id="454" w:author="Roger" w:date="2015-08-30T12:32:00Z">
              <w:r w:rsidRPr="00774B0A" w:rsidDel="00C6492C">
                <w:delText>e</w:delText>
              </w:r>
            </w:del>
            <w:r w:rsidRPr="00774B0A">
              <w:t xml:space="preserve">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C6492C">
            <w:del w:id="455" w:author="Roger" w:date="2015-08-30T12:32:00Z">
              <w:r w:rsidRPr="00774B0A" w:rsidDel="007E1F8C">
                <w:delText xml:space="preserve">Http </w:delText>
              </w:r>
            </w:del>
            <w:ins w:id="456" w:author="Roger" w:date="2015-08-30T12:32:00Z">
              <w:r w:rsidR="007E1F8C">
                <w:t>HTTP-</w:t>
              </w:r>
            </w:ins>
            <w:r w:rsidRPr="00774B0A">
              <w:t>Module</w:t>
            </w:r>
          </w:p>
        </w:tc>
        <w:tc>
          <w:tcPr>
            <w:tcW w:w="6237" w:type="dxa"/>
          </w:tcPr>
          <w:p w:rsidR="002D1D8D" w:rsidRPr="00774B0A" w:rsidRDefault="00D10F36" w:rsidP="00C6492C">
            <w:r>
              <w:t xml:space="preserve">Ein </w:t>
            </w:r>
            <w:del w:id="457" w:author="Roger" w:date="2015-08-30T12:32:00Z">
              <w:r w:rsidDel="00C6492C">
                <w:delText xml:space="preserve">Http </w:delText>
              </w:r>
            </w:del>
            <w:ins w:id="458" w:author="Roger" w:date="2015-08-30T12:32:00Z">
              <w:r w:rsidR="00C6492C">
                <w:t>HTTP-</w:t>
              </w:r>
            </w:ins>
            <w:r>
              <w:t xml:space="preserve">Modul ist ein </w:t>
            </w:r>
            <w:proofErr w:type="spellStart"/>
            <w:r>
              <w:t>Webmodul</w:t>
            </w:r>
            <w:proofErr w:type="spellEnd"/>
            <w:r w:rsidR="002D1D8D" w:rsidRPr="00774B0A">
              <w:t>, welches in d</w:t>
            </w:r>
            <w:r>
              <w:t>ie</w:t>
            </w:r>
            <w:r w:rsidR="002D1D8D" w:rsidRPr="00774B0A">
              <w:t xml:space="preserve"> IIS</w:t>
            </w:r>
            <w:ins w:id="459" w:author="Roger" w:date="2015-08-30T12:33:00Z">
              <w:r w:rsidR="00C6492C">
                <w:t>-</w:t>
              </w:r>
            </w:ins>
            <w:del w:id="460" w:author="Roger" w:date="2015-08-30T12:33:00Z">
              <w:r w:rsidR="002D1D8D" w:rsidRPr="00774B0A" w:rsidDel="00C6492C">
                <w:delText xml:space="preserve"> </w:delText>
              </w:r>
            </w:del>
            <w:r w:rsidR="002D1D8D" w:rsidRPr="00774B0A">
              <w:t>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C6492C">
            <w:del w:id="461" w:author="Roger" w:date="2015-08-30T12:32:00Z">
              <w:r w:rsidRPr="00774B0A" w:rsidDel="00C6492C">
                <w:delText xml:space="preserve">Http </w:delText>
              </w:r>
            </w:del>
            <w:ins w:id="462" w:author="Roger" w:date="2015-08-30T12:32:00Z">
              <w:r w:rsidR="00C6492C">
                <w:t>HTTP-</w:t>
              </w:r>
            </w:ins>
            <w:r w:rsidRPr="00774B0A">
              <w:t>Handler</w:t>
            </w:r>
          </w:p>
        </w:tc>
        <w:tc>
          <w:tcPr>
            <w:tcW w:w="6237" w:type="dxa"/>
          </w:tcPr>
          <w:p w:rsidR="002D1D8D" w:rsidRPr="00774B0A" w:rsidRDefault="002D1D8D" w:rsidP="00C6492C">
            <w:pPr>
              <w:keepNext/>
            </w:pPr>
            <w:r w:rsidRPr="00774B0A">
              <w:t xml:space="preserve">Ein </w:t>
            </w:r>
            <w:del w:id="463" w:author="Roger" w:date="2015-08-30T12:33:00Z">
              <w:r w:rsidRPr="00774B0A" w:rsidDel="00C6492C">
                <w:delText>Http</w:delText>
              </w:r>
            </w:del>
            <w:ins w:id="464" w:author="Roger" w:date="2015-08-30T12:33:00Z">
              <w:r w:rsidR="00C6492C">
                <w:t>HTTP-</w:t>
              </w:r>
            </w:ins>
            <w:del w:id="465" w:author="Roger" w:date="2015-08-30T12:33:00Z">
              <w:r w:rsidRPr="00774B0A" w:rsidDel="00C6492C">
                <w:delText xml:space="preserve"> </w:delText>
              </w:r>
            </w:del>
            <w:r w:rsidRPr="00774B0A">
              <w:t>Handler wird ebenfalls in die IIS</w:t>
            </w:r>
            <w:ins w:id="466" w:author="Roger" w:date="2015-08-30T12:33:00Z">
              <w:r w:rsidR="00C6492C">
                <w:t>-</w:t>
              </w:r>
            </w:ins>
            <w:del w:id="467" w:author="Roger" w:date="2015-08-30T12:33:00Z">
              <w:r w:rsidRPr="00774B0A" w:rsidDel="00C6492C">
                <w:delText xml:space="preserve"> </w:delText>
              </w:r>
            </w:del>
            <w:r w:rsidRPr="00774B0A">
              <w:t xml:space="preserve">Pipeline geladen. </w:t>
            </w:r>
            <w:ins w:id="468" w:author="Roger" w:date="2015-08-30T12:34:00Z">
              <w:r w:rsidR="00C6492C">
                <w:t>Dieser</w:t>
              </w:r>
            </w:ins>
            <w:del w:id="469" w:author="Roger" w:date="2015-08-30T12:34:00Z">
              <w:r w:rsidRPr="00774B0A" w:rsidDel="00C6492C">
                <w:delText>Es</w:delText>
              </w:r>
            </w:del>
            <w:r w:rsidRPr="00774B0A">
              <w:t xml:space="preserve"> wird an spezifische Requests gebunden, welche zu einer Ressource zeigt, um danach den dazugehörigen Response zu manipulieren.</w:t>
            </w:r>
          </w:p>
        </w:tc>
      </w:tr>
    </w:tbl>
    <w:p w:rsidR="00877D54" w:rsidRDefault="00BE47E0" w:rsidP="00BE47E0">
      <w:pPr>
        <w:pStyle w:val="Beschriftung"/>
      </w:pPr>
      <w:bookmarkStart w:id="470" w:name="_Toc427394133"/>
      <w:bookmarkStart w:id="471" w:name="_Toc428526879"/>
      <w:r w:rsidRPr="00774B0A">
        <w:t xml:space="preserve">Tabelle </w:t>
      </w:r>
      <w:r w:rsidR="00C1794A">
        <w:fldChar w:fldCharType="begin"/>
      </w:r>
      <w:r w:rsidR="00C1794A">
        <w:instrText xml:space="preserve"> SEQ Tabelle \* ARABIC </w:instrText>
      </w:r>
      <w:r w:rsidR="00C1794A">
        <w:fldChar w:fldCharType="separate"/>
      </w:r>
      <w:r w:rsidR="0090159D">
        <w:rPr>
          <w:noProof/>
        </w:rPr>
        <w:t>33</w:t>
      </w:r>
      <w:r w:rsidR="00C1794A">
        <w:rPr>
          <w:noProof/>
        </w:rPr>
        <w:fldChar w:fldCharType="end"/>
      </w:r>
      <w:r w:rsidRPr="00774B0A">
        <w:t xml:space="preserve"> Logger Typen</w:t>
      </w:r>
      <w:bookmarkEnd w:id="470"/>
      <w:bookmarkEnd w:id="471"/>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 xml:space="preserve">Die Bewertungstabelle wird Aufschluss geben über die bestmögliche Lösung. Dabei wurde die Gewichtung der einzelnen Kriterien selber gewählt. </w:t>
      </w:r>
      <w:ins w:id="472" w:author="Roger" w:date="2015-08-30T12:35:00Z">
        <w:r w:rsidR="00C6492C">
          <w:t xml:space="preserve">Die </w:t>
        </w:r>
      </w:ins>
      <w:del w:id="473" w:author="Roger" w:date="2015-08-30T12:35:00Z">
        <w:r w:rsidRPr="00774B0A" w:rsidDel="00C6492C">
          <w:delText>E</w:delText>
        </w:r>
      </w:del>
      <w:ins w:id="474" w:author="Roger" w:date="2015-08-30T12:35:00Z">
        <w:r w:rsidR="00C6492C">
          <w:t>e</w:t>
        </w:r>
      </w:ins>
      <w:r w:rsidRPr="00774B0A">
        <w:t xml:space="preserve">rreichte Punktzahl wird </w:t>
      </w:r>
      <w:ins w:id="475" w:author="Roger" w:date="2015-08-30T12:35:00Z">
        <w:r w:rsidR="00C6492C">
          <w:t xml:space="preserve">auf einer Skala von 0 bis 10 definiert, wobei </w:t>
        </w:r>
      </w:ins>
      <w:del w:id="476" w:author="Roger" w:date="2015-08-30T12:35:00Z">
        <w:r w:rsidRPr="00774B0A" w:rsidDel="00C6492C">
          <w:delText>mit 0-10 definiert</w:delText>
        </w:r>
      </w:del>
      <w:del w:id="477" w:author="Roger" w:date="2015-08-30T12:34:00Z">
        <w:r w:rsidRPr="00774B0A" w:rsidDel="00C6492C">
          <w:delText>. W</w:delText>
        </w:r>
      </w:del>
      <w:del w:id="478" w:author="Roger" w:date="2015-08-30T12:35:00Z">
        <w:r w:rsidRPr="00774B0A" w:rsidDel="00C6492C">
          <w:delText>obei</w:delText>
        </w:r>
      </w:del>
      <w:r w:rsidRPr="00774B0A">
        <w:t xml:space="preserve"> 0-3 (nicht genügend), 3-5 (genügend), 5-7 (gut) und 7-10 (sehr gut) </w:t>
      </w:r>
      <w:del w:id="479" w:author="Roger" w:date="2015-08-30T12:52:00Z">
        <w:r w:rsidRPr="00774B0A" w:rsidDel="000B5D43">
          <w:delText xml:space="preserve">bezeichnet </w:delText>
        </w:r>
      </w:del>
      <w:ins w:id="480" w:author="Roger" w:date="2015-08-30T12:52:00Z">
        <w:r w:rsidR="000B5D43">
          <w:t>bezeichnen</w:t>
        </w:r>
      </w:ins>
      <w:del w:id="481" w:author="Roger" w:date="2015-08-30T12:52:00Z">
        <w:r w:rsidRPr="00774B0A" w:rsidDel="000B5D43">
          <w:delText>werden</w:delText>
        </w:r>
      </w:del>
      <w:r w:rsidRPr="00774B0A">
        <w:t>.</w:t>
      </w:r>
    </w:p>
    <w:p w:rsidR="001277B4" w:rsidRPr="00774B0A" w:rsidRDefault="001277B4" w:rsidP="001277B4">
      <w:r w:rsidRPr="00774B0A">
        <w:t>Das Ergebnis, der erreichten Punkte pro Kriterium</w:t>
      </w:r>
      <w:ins w:id="482" w:author="Roger" w:date="2015-08-30T12:55:00Z">
        <w:r w:rsidR="00EB26A5">
          <w:t>,</w:t>
        </w:r>
      </w:ins>
      <w:r w:rsidRPr="00774B0A">
        <w:t xml:space="preserve">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483" w:name="_Toc427394134"/>
      <w:bookmarkStart w:id="484" w:name="_Toc428526880"/>
      <w:r w:rsidRPr="00774B0A">
        <w:t xml:space="preserve">Tabelle </w:t>
      </w:r>
      <w:r w:rsidR="00C1794A">
        <w:fldChar w:fldCharType="begin"/>
      </w:r>
      <w:r w:rsidR="00C1794A">
        <w:instrText xml:space="preserve"> SEQ Tabelle \* ARABIC </w:instrText>
      </w:r>
      <w:r w:rsidR="00C1794A">
        <w:fldChar w:fldCharType="separate"/>
      </w:r>
      <w:r w:rsidR="0090159D">
        <w:rPr>
          <w:noProof/>
        </w:rPr>
        <w:t>34</w:t>
      </w:r>
      <w:r w:rsidR="00C1794A">
        <w:rPr>
          <w:noProof/>
        </w:rPr>
        <w:fldChar w:fldCharType="end"/>
      </w:r>
      <w:r w:rsidRPr="00774B0A">
        <w:t xml:space="preserve"> Logger Bewertungstabelle</w:t>
      </w:r>
      <w:bookmarkEnd w:id="483"/>
      <w:bookmarkEnd w:id="484"/>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872CFD" w:rsidP="001277B4">
      <w:ins w:id="485" w:author="Roger" w:date="2015-08-30T12:37:00Z">
        <w:r>
          <w:t xml:space="preserve">Basierend auf der durchgeführten Bewertung </w:t>
        </w:r>
      </w:ins>
      <w:ins w:id="486" w:author="Roger" w:date="2015-08-30T12:38:00Z">
        <w:r>
          <w:t>stellt</w:t>
        </w:r>
      </w:ins>
      <w:ins w:id="487" w:author="Roger" w:date="2015-08-30T12:37:00Z">
        <w:r>
          <w:t xml:space="preserve"> das HTTP-Modul </w:t>
        </w:r>
      </w:ins>
      <w:r w:rsidR="001277B4" w:rsidRPr="00774B0A">
        <w:t>Type 2</w:t>
      </w:r>
      <w:del w:id="488" w:author="Roger" w:date="2015-08-30T12:38:00Z">
        <w:r w:rsidR="001277B4" w:rsidRPr="00774B0A" w:rsidDel="00872CFD">
          <w:delText xml:space="preserve">, </w:delText>
        </w:r>
      </w:del>
      <w:del w:id="489" w:author="Roger" w:date="2015-08-30T12:36:00Z">
        <w:r w:rsidR="001277B4" w:rsidRPr="00774B0A" w:rsidDel="00872CFD">
          <w:delText xml:space="preserve">eine </w:delText>
        </w:r>
      </w:del>
      <w:del w:id="490" w:author="Roger" w:date="2015-08-30T12:37:00Z">
        <w:r w:rsidR="001277B4" w:rsidRPr="00774B0A" w:rsidDel="00872CFD">
          <w:delText>Http Module</w:delText>
        </w:r>
      </w:del>
      <w:del w:id="491" w:author="Roger" w:date="2015-08-30T12:38:00Z">
        <w:r w:rsidR="001277B4" w:rsidRPr="00774B0A" w:rsidDel="00872CFD">
          <w:delText xml:space="preserve">, </w:delText>
        </w:r>
      </w:del>
      <w:del w:id="492" w:author="Roger" w:date="2015-08-30T12:37:00Z">
        <w:r w:rsidR="001277B4" w:rsidRPr="00774B0A" w:rsidDel="00872CFD">
          <w:delText xml:space="preserve">ist aus meiner Sicht </w:delText>
        </w:r>
      </w:del>
      <w:r w:rsidR="001277B4" w:rsidRPr="00774B0A">
        <w:t>die beste Möglichkeit</w:t>
      </w:r>
      <w:ins w:id="493" w:author="Roger" w:date="2015-08-30T12:38:00Z">
        <w:r>
          <w:t xml:space="preserve"> dar</w:t>
        </w:r>
      </w:ins>
      <w:r w:rsidR="001277B4" w:rsidRPr="00774B0A">
        <w:t xml:space="preserve">, um die gewünschten Anforderungen zu erfüllen. </w:t>
      </w:r>
      <w:ins w:id="494" w:author="Roger" w:date="2015-08-30T12:38:00Z">
        <w:r>
          <w:t xml:space="preserve">Zwar </w:t>
        </w:r>
      </w:ins>
      <w:ins w:id="495" w:author="Roger" w:date="2015-08-30T12:39:00Z">
        <w:r>
          <w:t>ist dies mit einem höheren Programmierungsaufwand verbunden,</w:t>
        </w:r>
      </w:ins>
      <w:ins w:id="496" w:author="Roger" w:date="2015-08-30T12:40:00Z">
        <w:r>
          <w:t xml:space="preserve"> </w:t>
        </w:r>
      </w:ins>
      <w:ins w:id="497" w:author="Roger" w:date="2015-08-30T12:38:00Z">
        <w:r>
          <w:t xml:space="preserve">ermöglicht </w:t>
        </w:r>
      </w:ins>
      <w:ins w:id="498" w:author="Roger" w:date="2015-08-30T12:40:00Z">
        <w:r>
          <w:t xml:space="preserve">jedoch dadurch </w:t>
        </w:r>
      </w:ins>
      <w:ins w:id="499" w:author="Roger" w:date="2015-08-30T12:38:00Z">
        <w:r>
          <w:t xml:space="preserve">höhere Flexibilität und Erweiterbarkeit. </w:t>
        </w:r>
      </w:ins>
      <w:del w:id="500" w:author="Roger" w:date="2015-08-30T12:39:00Z">
        <w:r w:rsidR="00BE47E0" w:rsidRPr="00774B0A" w:rsidDel="00872CFD">
          <w:delText>Es gibt zwar etwas Aufwand um diesen zu programmieren, jedoch wird es dadurch sehr flexibel und erweiterbar.</w:delText>
        </w:r>
      </w:del>
      <w:r w:rsidR="00BE47E0" w:rsidRPr="00774B0A">
        <w:t xml:space="preserve"> </w:t>
      </w:r>
    </w:p>
    <w:p w:rsidR="00B867FA" w:rsidRPr="00774B0A" w:rsidRDefault="00B867FA" w:rsidP="00280A42"/>
    <w:p w:rsidR="00B867FA" w:rsidRPr="00774B0A" w:rsidRDefault="00BE47E0" w:rsidP="0053030A">
      <w:pPr>
        <w:pStyle w:val="berschrift3"/>
        <w:numPr>
          <w:ilvl w:val="2"/>
          <w:numId w:val="17"/>
        </w:numPr>
        <w:ind w:left="567" w:hanging="567"/>
      </w:pPr>
      <w:bookmarkStart w:id="501" w:name="_Toc428543232"/>
      <w:r w:rsidRPr="00774B0A">
        <w:t>Listener</w:t>
      </w:r>
      <w:bookmarkEnd w:id="501"/>
    </w:p>
    <w:p w:rsidR="00BE47E0" w:rsidRPr="00774B0A" w:rsidRDefault="00BE47E0" w:rsidP="00BE47E0"/>
    <w:p w:rsidR="00BE47E0" w:rsidRPr="00774B0A" w:rsidRDefault="00BE47E0" w:rsidP="00BE47E0">
      <w:r w:rsidRPr="00774B0A">
        <w:t xml:space="preserve">Der Listener (Überwacher) ist dafür zuständig, den vorher erstellten Logeintrag zu erkennen und alle </w:t>
      </w:r>
      <w:del w:id="502" w:author="Roger" w:date="2015-08-30T12:40:00Z">
        <w:r w:rsidRPr="00774B0A" w:rsidDel="00872CFD">
          <w:delText xml:space="preserve">nötigen </w:delText>
        </w:r>
      </w:del>
      <w:ins w:id="503" w:author="Roger" w:date="2015-08-30T12:40:00Z">
        <w:r w:rsidR="00872CFD">
          <w:t>notwendigen</w:t>
        </w:r>
        <w:r w:rsidR="00872CFD" w:rsidRPr="00774B0A">
          <w:t xml:space="preserve"> </w:t>
        </w:r>
      </w:ins>
      <w:r w:rsidRPr="00774B0A">
        <w:t xml:space="preserve">Informationen </w:t>
      </w:r>
      <w:del w:id="504" w:author="Roger" w:date="2015-08-30T12:41:00Z">
        <w:r w:rsidRPr="00774B0A" w:rsidDel="00872CFD">
          <w:delText xml:space="preserve">zu Übermittlung </w:delText>
        </w:r>
      </w:del>
      <w:ins w:id="505" w:author="Roger" w:date="2015-08-30T12:41:00Z">
        <w:r w:rsidR="00872CFD" w:rsidRPr="00774B0A">
          <w:t xml:space="preserve">an den Transfer Handler </w:t>
        </w:r>
      </w:ins>
      <w:r w:rsidRPr="00774B0A">
        <w:t>weiterzuleiten</w:t>
      </w:r>
      <w:del w:id="506" w:author="Roger" w:date="2015-08-30T12:41:00Z">
        <w:r w:rsidRPr="00774B0A" w:rsidDel="00872CFD">
          <w:delText xml:space="preserve"> an den Transfer Handler</w:delText>
        </w:r>
      </w:del>
      <w:r w:rsidRPr="00774B0A">
        <w:t>.</w:t>
      </w:r>
      <w:r w:rsidR="00D11EFB" w:rsidRPr="00774B0A">
        <w:t xml:space="preserve"> Die </w:t>
      </w:r>
      <w:del w:id="507" w:author="Roger" w:date="2015-08-30T12:41:00Z">
        <w:r w:rsidR="00D11EFB" w:rsidRPr="00774B0A" w:rsidDel="00872CFD">
          <w:delText xml:space="preserve">folgende </w:delText>
        </w:r>
      </w:del>
      <w:ins w:id="508" w:author="Roger" w:date="2015-08-30T12:41:00Z">
        <w:r w:rsidR="00872CFD">
          <w:t>nachfolgende</w:t>
        </w:r>
        <w:r w:rsidR="00872CFD" w:rsidRPr="00774B0A">
          <w:t xml:space="preserve"> </w:t>
        </w:r>
      </w:ins>
      <w:del w:id="509" w:author="Roger" w:date="2015-08-30T12:41:00Z">
        <w:r w:rsidR="00D11EFB" w:rsidRPr="00774B0A" w:rsidDel="00872CFD">
          <w:delText>grafische D</w:delText>
        </w:r>
      </w:del>
      <w:ins w:id="510" w:author="Roger" w:date="2015-08-30T12:41:00Z">
        <w:r w:rsidR="00872CFD">
          <w:t>D</w:t>
        </w:r>
      </w:ins>
      <w:r w:rsidR="00D11EFB" w:rsidRPr="00774B0A">
        <w:t>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511" w:name="_Toc427394135"/>
      <w:bookmarkStart w:id="512" w:name="_Toc428005846"/>
      <w:r w:rsidRPr="00774B0A">
        <w:t xml:space="preserve">Abbildung </w:t>
      </w:r>
      <w:r w:rsidR="00C1794A">
        <w:fldChar w:fldCharType="begin"/>
      </w:r>
      <w:r w:rsidR="00C1794A">
        <w:instrText xml:space="preserve"> SEQ Abbildung \* ARABIC </w:instrText>
      </w:r>
      <w:r w:rsidR="00C1794A">
        <w:fldChar w:fldCharType="separate"/>
      </w:r>
      <w:r w:rsidR="0090159D">
        <w:rPr>
          <w:noProof/>
        </w:rPr>
        <w:t>9</w:t>
      </w:r>
      <w:r w:rsidR="00C1794A">
        <w:rPr>
          <w:noProof/>
        </w:rPr>
        <w:fldChar w:fldCharType="end"/>
      </w:r>
      <w:r w:rsidRPr="00774B0A">
        <w:t xml:space="preserve"> Listener</w:t>
      </w:r>
      <w:bookmarkEnd w:id="511"/>
      <w:bookmarkEnd w:id="512"/>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 xml:space="preserve">Der Listener überwacht ein gewisses Logfile, welches </w:t>
      </w:r>
      <w:del w:id="513" w:author="Roger" w:date="2015-08-30T12:41:00Z">
        <w:r w:rsidRPr="00774B0A" w:rsidDel="00872CFD">
          <w:delText>von dem</w:delText>
        </w:r>
      </w:del>
      <w:ins w:id="514" w:author="Roger" w:date="2015-08-30T12:41:00Z">
        <w:r w:rsidR="00872CFD">
          <w:t>durch den</w:t>
        </w:r>
      </w:ins>
      <w:r w:rsidRPr="00774B0A">
        <w:t xml:space="preserve"> Logger erstellt wird. Sobald ein neuer Eintrag generiert wird, sucht </w:t>
      </w:r>
      <w:del w:id="515" w:author="Roger" w:date="2015-08-30T12:42:00Z">
        <w:r w:rsidRPr="00774B0A" w:rsidDel="00872CFD">
          <w:delText xml:space="preserve">es </w:delText>
        </w:r>
      </w:del>
      <w:ins w:id="516" w:author="Roger" w:date="2015-08-30T12:42:00Z">
        <w:r w:rsidR="00872CFD">
          <w:t xml:space="preserve">der </w:t>
        </w:r>
        <w:proofErr w:type="spellStart"/>
        <w:r w:rsidR="00872CFD">
          <w:t>Listener</w:t>
        </w:r>
        <w:proofErr w:type="spellEnd"/>
        <w:r w:rsidR="00872CFD" w:rsidRPr="00774B0A">
          <w:t xml:space="preserve"> </w:t>
        </w:r>
      </w:ins>
      <w:r w:rsidRPr="00774B0A">
        <w:t>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 xml:space="preserve">Diese Funktion muss nicht evaluiert werden, weil es </w:t>
      </w:r>
      <w:del w:id="517" w:author="Roger" w:date="2015-08-30T12:42:00Z">
        <w:r w:rsidRPr="00774B0A" w:rsidDel="00872CFD">
          <w:delText xml:space="preserve">dabei </w:delText>
        </w:r>
      </w:del>
      <w:r w:rsidRPr="00774B0A">
        <w:t xml:space="preserve">nicht viele unterschiedliche Möglichkeiten gibt </w:t>
      </w:r>
      <w:del w:id="518" w:author="Roger" w:date="2015-08-30T12:42:00Z">
        <w:r w:rsidRPr="00774B0A" w:rsidDel="00872CFD">
          <w:delText xml:space="preserve">ein </w:delText>
        </w:r>
      </w:del>
      <w:ins w:id="519" w:author="Roger" w:date="2015-08-30T12:42:00Z">
        <w:r w:rsidR="00872CFD">
          <w:t>um ein</w:t>
        </w:r>
        <w:r w:rsidR="00872CFD" w:rsidRPr="00774B0A">
          <w:t xml:space="preserve"> </w:t>
        </w:r>
      </w:ins>
      <w:r w:rsidRPr="00774B0A">
        <w:t>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520" w:name="_Toc428543233"/>
      <w:r w:rsidRPr="00774B0A">
        <w:t>Transfer Handler</w:t>
      </w:r>
      <w:bookmarkEnd w:id="520"/>
    </w:p>
    <w:p w:rsidR="00D11EFB" w:rsidRPr="00774B0A" w:rsidRDefault="00D11EFB" w:rsidP="00D11EFB"/>
    <w:p w:rsidR="00D11EFB" w:rsidRPr="00774B0A" w:rsidRDefault="00D11EFB" w:rsidP="00D11EFB">
      <w:r w:rsidRPr="00774B0A">
        <w:t xml:space="preserve">Der Transfer Handler (Übermittler) ist dafür zuständig die erhaltenen Informationen vom Listener an den Webservice zu übertragen. </w:t>
      </w:r>
      <w:del w:id="521" w:author="Roger" w:date="2015-08-30T12:43:00Z">
        <w:r w:rsidRPr="00774B0A" w:rsidDel="00872CFD">
          <w:delText xml:space="preserve">In der folgenden grafischen Darstellung wird </w:delText>
        </w:r>
      </w:del>
      <w:ins w:id="522" w:author="Roger" w:date="2015-08-30T12:43:00Z">
        <w:r w:rsidR="00872CFD">
          <w:t>D</w:t>
        </w:r>
      </w:ins>
      <w:del w:id="523" w:author="Roger" w:date="2015-08-30T12:43:00Z">
        <w:r w:rsidRPr="00774B0A" w:rsidDel="00872CFD">
          <w:delText>d</w:delText>
        </w:r>
      </w:del>
      <w:r w:rsidRPr="00774B0A">
        <w:t>ie Funktion des Transfer Handler</w:t>
      </w:r>
      <w:ins w:id="524" w:author="Roger" w:date="2015-08-30T12:43:00Z">
        <w:r w:rsidR="00872CFD">
          <w:t xml:space="preserve"> wird in der nachfolgenden Grafik</w:t>
        </w:r>
      </w:ins>
      <w:r w:rsidRPr="00774B0A">
        <w:t xml:space="preserve"> übersichtlich dargestellt</w:t>
      </w:r>
      <w:ins w:id="525" w:author="Roger" w:date="2015-08-30T12:43:00Z">
        <w:r w:rsidR="00872CFD">
          <w:t>.</w:t>
        </w:r>
      </w:ins>
      <w:del w:id="526" w:author="Roger" w:date="2015-08-30T12:43:00Z">
        <w:r w:rsidRPr="00774B0A" w:rsidDel="00872CFD">
          <w:delText>:</w:delText>
        </w:r>
      </w:del>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527" w:name="_Toc427394136"/>
      <w:bookmarkStart w:id="528" w:name="_Toc428005847"/>
      <w:r w:rsidRPr="00774B0A">
        <w:t xml:space="preserve">Abbildung </w:t>
      </w:r>
      <w:r w:rsidR="00C1794A">
        <w:fldChar w:fldCharType="begin"/>
      </w:r>
      <w:r w:rsidR="00C1794A">
        <w:instrText xml:space="preserve"> SEQ Abbildung \* ARABIC </w:instrText>
      </w:r>
      <w:r w:rsidR="00C1794A">
        <w:fldChar w:fldCharType="separate"/>
      </w:r>
      <w:r w:rsidR="0090159D">
        <w:rPr>
          <w:noProof/>
        </w:rPr>
        <w:t>10</w:t>
      </w:r>
      <w:r w:rsidR="00C1794A">
        <w:rPr>
          <w:noProof/>
        </w:rPr>
        <w:fldChar w:fldCharType="end"/>
      </w:r>
      <w:r w:rsidRPr="00774B0A">
        <w:t xml:space="preserve"> Sender Transfer Handler</w:t>
      </w:r>
      <w:bookmarkEnd w:id="527"/>
      <w:bookmarkEnd w:id="528"/>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p w:rsidR="00522A88" w:rsidRPr="00774B0A" w:rsidRDefault="00522A88" w:rsidP="0053030A">
      <w:pPr>
        <w:pStyle w:val="berschrift2"/>
        <w:numPr>
          <w:ilvl w:val="1"/>
          <w:numId w:val="17"/>
        </w:numPr>
        <w:ind w:left="426"/>
      </w:pPr>
      <w:bookmarkStart w:id="529" w:name="_Toc428543234"/>
      <w:r w:rsidRPr="00774B0A">
        <w:t>Empfänger und Translator</w:t>
      </w:r>
      <w:bookmarkEnd w:id="529"/>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530" w:name="_Toc428543235"/>
      <w:r w:rsidRPr="00774B0A">
        <w:t>Service / Translato</w:t>
      </w:r>
      <w:r w:rsidR="00C10B48" w:rsidRPr="00774B0A">
        <w:t>r</w:t>
      </w:r>
      <w:bookmarkEnd w:id="530"/>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lastRenderedPageBreak/>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531" w:name="_Toc427394137"/>
      <w:bookmarkStart w:id="532" w:name="_Toc428005848"/>
      <w:r w:rsidRPr="00774B0A">
        <w:t xml:space="preserve">Abbildung </w:t>
      </w:r>
      <w:r w:rsidR="00C1794A">
        <w:fldChar w:fldCharType="begin"/>
      </w:r>
      <w:r w:rsidR="00C1794A">
        <w:instrText xml:space="preserve"> SEQ Abbildung \* ARABIC </w:instrText>
      </w:r>
      <w:r w:rsidR="00C1794A">
        <w:fldChar w:fldCharType="separate"/>
      </w:r>
      <w:r w:rsidR="0090159D">
        <w:rPr>
          <w:noProof/>
        </w:rPr>
        <w:t>11</w:t>
      </w:r>
      <w:r w:rsidR="00C1794A">
        <w:rPr>
          <w:noProof/>
        </w:rPr>
        <w:fldChar w:fldCharType="end"/>
      </w:r>
      <w:r w:rsidRPr="00774B0A">
        <w:t xml:space="preserve"> Service / Translator</w:t>
      </w:r>
      <w:bookmarkEnd w:id="531"/>
      <w:bookmarkEnd w:id="532"/>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ins w:id="533" w:author="Roger" w:date="2015-08-30T12:46:00Z">
        <w:r w:rsidR="000B5D43">
          <w:t xml:space="preserve"> fest</w:t>
        </w:r>
      </w:ins>
      <w:r w:rsidR="00325A04" w:rsidRPr="00774B0A">
        <w:t>.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534" w:name="_Toc428543236"/>
      <w:r w:rsidRPr="00774B0A">
        <w:t>Service</w:t>
      </w:r>
      <w:bookmarkEnd w:id="534"/>
    </w:p>
    <w:p w:rsidR="00C76635" w:rsidRPr="00774B0A" w:rsidRDefault="00C76635" w:rsidP="00C76635"/>
    <w:p w:rsidR="00C76635" w:rsidRPr="00774B0A" w:rsidRDefault="00C76635" w:rsidP="00C76635">
      <w:r w:rsidRPr="00774B0A">
        <w:t xml:space="preserve">Der Service ist ein Webservice welche mit WCF (Windows Foundation Communication) Plattform umgesetzt wird. Es gibt unterschiedliche Wege um Daten an einen Webservice zu übertragen. </w:t>
      </w:r>
      <w:del w:id="535" w:author="Roger" w:date="2015-08-30T12:47:00Z">
        <w:r w:rsidRPr="00774B0A" w:rsidDel="000B5D43">
          <w:delText xml:space="preserve">Diese </w:delText>
        </w:r>
      </w:del>
      <w:ins w:id="536" w:author="Roger" w:date="2015-08-30T12:47:00Z">
        <w:r w:rsidR="000B5D43">
          <w:t>Die</w:t>
        </w:r>
        <w:r w:rsidR="000B5D43" w:rsidRPr="00774B0A">
          <w:t xml:space="preserve"> </w:t>
        </w:r>
      </w:ins>
      <w:r w:rsidRPr="00774B0A">
        <w:t xml:space="preserve">verschiedenen Übertragungsmethoden werden </w:t>
      </w:r>
      <w:del w:id="537" w:author="Roger" w:date="2015-08-30T12:47:00Z">
        <w:r w:rsidRPr="00774B0A" w:rsidDel="000B5D43">
          <w:delText xml:space="preserve">nun </w:delText>
        </w:r>
      </w:del>
      <w:ins w:id="538" w:author="Roger" w:date="2015-08-30T12:47:00Z">
        <w:r w:rsidR="000B5D43">
          <w:t xml:space="preserve">nachfolgenden evaluiert. </w:t>
        </w:r>
      </w:ins>
      <w:del w:id="539" w:author="Roger" w:date="2015-08-30T12:47:00Z">
        <w:r w:rsidRPr="00774B0A" w:rsidDel="000B5D43">
          <w:delText xml:space="preserve">evaluiert, </w:delText>
        </w:r>
      </w:del>
      <w:ins w:id="540" w:author="Roger" w:date="2015-08-30T12:47:00Z">
        <w:r w:rsidR="000B5D43">
          <w:t xml:space="preserve">, </w:t>
        </w:r>
      </w:ins>
      <w:r w:rsidRPr="00774B0A">
        <w:t>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ins w:id="541" w:author="Roger" w:date="2015-08-30T12:59:00Z">
              <w:r w:rsidR="00EB26A5">
                <w:t>?</w:t>
              </w:r>
            </w:ins>
          </w:p>
        </w:tc>
        <w:tc>
          <w:tcPr>
            <w:tcW w:w="3021" w:type="dxa"/>
          </w:tcPr>
          <w:p w:rsidR="00165F2A" w:rsidRPr="00774B0A" w:rsidRDefault="005F7D04" w:rsidP="00165F2A">
            <w:r>
              <w:t>NFRQ-009</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ins w:id="542" w:author="Roger" w:date="2015-08-30T12:59:00Z">
              <w:r w:rsidR="00EB26A5">
                <w:t>?</w:t>
              </w:r>
            </w:ins>
            <w:del w:id="543" w:author="Roger" w:date="2015-08-30T12:47:00Z">
              <w:r w:rsidRPr="00774B0A" w:rsidDel="000B5D43">
                <w:delText>?</w:delText>
              </w:r>
            </w:del>
          </w:p>
        </w:tc>
        <w:tc>
          <w:tcPr>
            <w:tcW w:w="3021" w:type="dxa"/>
          </w:tcPr>
          <w:p w:rsidR="00165F2A" w:rsidRPr="00774B0A" w:rsidRDefault="005F7D04" w:rsidP="00165F2A">
            <w:r>
              <w:t>NFRQ-010</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ins w:id="544" w:author="Roger" w:date="2015-08-30T12:59:00Z">
              <w:r w:rsidR="00EB26A5">
                <w:t>?</w:t>
              </w:r>
            </w:ins>
            <w:del w:id="545" w:author="Roger" w:date="2015-08-30T12:59:00Z">
              <w:r w:rsidR="003762FB" w:rsidRPr="00774B0A" w:rsidDel="00EB26A5">
                <w:delText>.</w:delText>
              </w:r>
            </w:del>
          </w:p>
        </w:tc>
        <w:tc>
          <w:tcPr>
            <w:tcW w:w="3021" w:type="dxa"/>
          </w:tcPr>
          <w:p w:rsidR="00165F2A" w:rsidRPr="00774B0A" w:rsidRDefault="005F7D04" w:rsidP="00165F2A">
            <w:r>
              <w:t>NFRQ-005</w:t>
            </w:r>
          </w:p>
        </w:tc>
      </w:tr>
      <w:tr w:rsidR="00165F2A" w:rsidRPr="00774B0A" w:rsidTr="00165F2A">
        <w:tc>
          <w:tcPr>
            <w:tcW w:w="1838" w:type="dxa"/>
          </w:tcPr>
          <w:p w:rsidR="00165F2A" w:rsidRPr="00774B0A" w:rsidRDefault="00165F2A" w:rsidP="00165F2A">
            <w:r w:rsidRPr="00774B0A">
              <w:lastRenderedPageBreak/>
              <w:t>Wartbarkeit</w:t>
            </w:r>
          </w:p>
        </w:tc>
        <w:tc>
          <w:tcPr>
            <w:tcW w:w="4253" w:type="dxa"/>
          </w:tcPr>
          <w:p w:rsidR="00165F2A" w:rsidRPr="00774B0A" w:rsidRDefault="00165F2A" w:rsidP="00165F2A">
            <w:r w:rsidRPr="00774B0A">
              <w:t>Wie aufwändig ist die Wartbarkeit der Funktion</w:t>
            </w:r>
            <w:ins w:id="546" w:author="Roger" w:date="2015-08-30T12:59:00Z">
              <w:r w:rsidR="00EB26A5">
                <w:t>?</w:t>
              </w:r>
            </w:ins>
          </w:p>
        </w:tc>
        <w:tc>
          <w:tcPr>
            <w:tcW w:w="3021" w:type="dxa"/>
          </w:tcPr>
          <w:p w:rsidR="00165F2A" w:rsidRPr="00774B0A" w:rsidRDefault="005F7D04" w:rsidP="00165F2A">
            <w:pPr>
              <w:keepNext/>
            </w:pPr>
            <w:r>
              <w:t>NFRQ-008</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ins w:id="547" w:author="Roger" w:date="2015-08-30T13:00:00Z">
              <w:r w:rsidR="00EB26A5">
                <w:t>?</w:t>
              </w:r>
            </w:ins>
          </w:p>
        </w:tc>
        <w:tc>
          <w:tcPr>
            <w:tcW w:w="3021" w:type="dxa"/>
          </w:tcPr>
          <w:p w:rsidR="00430DC5" w:rsidRPr="00774B0A" w:rsidRDefault="005F7D04" w:rsidP="00165F2A">
            <w:pPr>
              <w:keepNext/>
            </w:pPr>
            <w:r>
              <w:t>NFRQ-003</w:t>
            </w:r>
          </w:p>
        </w:tc>
      </w:tr>
    </w:tbl>
    <w:p w:rsidR="00165F2A" w:rsidRPr="00774B0A" w:rsidRDefault="00165F2A" w:rsidP="00165F2A">
      <w:pPr>
        <w:pStyle w:val="Beschriftung"/>
      </w:pPr>
      <w:bookmarkStart w:id="548" w:name="_Toc427394138"/>
      <w:bookmarkStart w:id="549" w:name="_Toc428526881"/>
      <w:r w:rsidRPr="00774B0A">
        <w:t xml:space="preserve">Tabelle </w:t>
      </w:r>
      <w:r w:rsidR="00C1794A">
        <w:fldChar w:fldCharType="begin"/>
      </w:r>
      <w:r w:rsidR="00C1794A">
        <w:instrText xml:space="preserve"> SEQ Tabelle \* ARABIC </w:instrText>
      </w:r>
      <w:r w:rsidR="00C1794A">
        <w:fldChar w:fldCharType="separate"/>
      </w:r>
      <w:r w:rsidR="0090159D">
        <w:rPr>
          <w:noProof/>
        </w:rPr>
        <w:t>35</w:t>
      </w:r>
      <w:r w:rsidR="00C1794A">
        <w:rPr>
          <w:noProof/>
        </w:rPr>
        <w:fldChar w:fldCharType="end"/>
      </w:r>
      <w:r w:rsidRPr="00774B0A">
        <w:t xml:space="preserve"> </w:t>
      </w:r>
      <w:r w:rsidR="0065241E" w:rsidRPr="00774B0A">
        <w:t>Service</w:t>
      </w:r>
      <w:r w:rsidRPr="00774B0A">
        <w:t xml:space="preserve"> Kriterien</w:t>
      </w:r>
      <w:bookmarkEnd w:id="548"/>
      <w:bookmarkEnd w:id="549"/>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ins w:id="550" w:author="Roger" w:date="2015-08-30T12:47:00Z">
        <w:r w:rsidR="000B5D43">
          <w:t>drei</w:t>
        </w:r>
      </w:ins>
      <w:del w:id="551" w:author="Roger" w:date="2015-08-30T12:47:00Z">
        <w:r w:rsidR="001867CB" w:rsidRPr="00774B0A" w:rsidDel="000B5D43">
          <w:delText>3</w:delText>
        </w:r>
      </w:del>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del w:id="552" w:author="Roger" w:date="2015-08-30T12:47:00Z">
              <w:r w:rsidR="001867CB" w:rsidRPr="00774B0A" w:rsidDel="000B5D43">
                <w:delText xml:space="preserve"> </w:delText>
              </w:r>
            </w:del>
            <w:ins w:id="553" w:author="Roger" w:date="2015-08-30T12:47:00Z">
              <w:r w:rsidR="000B5D43">
                <w:t>-</w:t>
              </w:r>
            </w:ins>
            <w:r w:rsidRPr="00774B0A">
              <w:t>Transport</w:t>
            </w:r>
          </w:p>
        </w:tc>
        <w:tc>
          <w:tcPr>
            <w:tcW w:w="6237" w:type="dxa"/>
          </w:tcPr>
          <w:p w:rsidR="00165F2A" w:rsidRPr="00774B0A" w:rsidRDefault="003A019C" w:rsidP="000B5D43">
            <w:r w:rsidRPr="00774B0A">
              <w:t>HTTP</w:t>
            </w:r>
            <w:del w:id="554" w:author="Roger" w:date="2015-08-30T12:48:00Z">
              <w:r w:rsidR="003762FB" w:rsidRPr="00774B0A" w:rsidDel="000B5D43">
                <w:delText xml:space="preserve"> </w:delText>
              </w:r>
            </w:del>
            <w:ins w:id="555" w:author="Roger" w:date="2015-08-30T12:48:00Z">
              <w:r w:rsidR="000B5D43">
                <w:t>-</w:t>
              </w:r>
            </w:ins>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del w:id="556" w:author="Roger" w:date="2015-08-30T12:47:00Z">
              <w:r w:rsidR="001867CB" w:rsidRPr="00774B0A" w:rsidDel="000B5D43">
                <w:delText xml:space="preserve"> </w:delText>
              </w:r>
            </w:del>
            <w:ins w:id="557" w:author="Roger" w:date="2015-08-30T12:47:00Z">
              <w:r w:rsidR="000B5D43">
                <w:t>-</w:t>
              </w:r>
            </w:ins>
            <w:r w:rsidRPr="00774B0A">
              <w:t>Transport</w:t>
            </w:r>
          </w:p>
        </w:tc>
        <w:tc>
          <w:tcPr>
            <w:tcW w:w="6237" w:type="dxa"/>
          </w:tcPr>
          <w:p w:rsidR="00165F2A" w:rsidRPr="00774B0A" w:rsidRDefault="003A019C" w:rsidP="00B675CC">
            <w:commentRangeStart w:id="558"/>
            <w:r w:rsidRPr="00774B0A">
              <w:t>TCP</w:t>
            </w:r>
            <w:del w:id="559" w:author="Roger" w:date="2015-08-30T12:48:00Z">
              <w:r w:rsidRPr="00774B0A" w:rsidDel="000B5D43">
                <w:delText xml:space="preserve"> </w:delText>
              </w:r>
            </w:del>
            <w:ins w:id="560" w:author="Roger" w:date="2015-08-30T12:48:00Z">
              <w:r w:rsidR="000B5D43">
                <w:t>-</w:t>
              </w:r>
            </w:ins>
            <w:r w:rsidRPr="00774B0A">
              <w:t>Transport werdet einen TCP Socket zur Übertragung der Daten an den Webservice</w:t>
            </w:r>
            <w:commentRangeEnd w:id="558"/>
            <w:r w:rsidR="000B5D43">
              <w:rPr>
                <w:rStyle w:val="Kommentarzeichen"/>
              </w:rPr>
              <w:commentReference w:id="558"/>
            </w:r>
            <w:r w:rsidRPr="00774B0A">
              <w:t>.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proofErr w:type="spellStart"/>
            <w:r w:rsidRPr="00774B0A">
              <w:t>Name</w:t>
            </w:r>
            <w:ins w:id="561" w:author="Roger" w:date="2015-08-30T12:53:00Z">
              <w:r w:rsidR="000B5D43">
                <w:t>d</w:t>
              </w:r>
              <w:proofErr w:type="spellEnd"/>
              <w:r w:rsidR="000B5D43">
                <w:t xml:space="preserve"> </w:t>
              </w:r>
            </w:ins>
            <w:r w:rsidRPr="00774B0A">
              <w:t>Pipe</w:t>
            </w:r>
            <w:r w:rsidR="001867CB" w:rsidRPr="00774B0A">
              <w:t xml:space="preserve"> </w:t>
            </w:r>
            <w:r w:rsidRPr="00774B0A">
              <w:t>Transport</w:t>
            </w:r>
          </w:p>
        </w:tc>
        <w:tc>
          <w:tcPr>
            <w:tcW w:w="6237" w:type="dxa"/>
          </w:tcPr>
          <w:p w:rsidR="00165F2A" w:rsidRPr="00774B0A" w:rsidRDefault="00392DC5" w:rsidP="003762FB">
            <w:pPr>
              <w:keepNext/>
            </w:pPr>
            <w:proofErr w:type="spellStart"/>
            <w:r w:rsidRPr="00774B0A">
              <w:t>Name</w:t>
            </w:r>
            <w:ins w:id="562" w:author="Roger" w:date="2015-08-30T12:53:00Z">
              <w:r w:rsidR="000B5D43">
                <w:t>d</w:t>
              </w:r>
              <w:proofErr w:type="spellEnd"/>
              <w:r w:rsidR="000B5D43">
                <w:t xml:space="preserve"> </w:t>
              </w:r>
            </w:ins>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del w:id="563" w:author="Roger" w:date="2015-08-30T12:49:00Z">
              <w:r w:rsidR="003A019C" w:rsidRPr="00774B0A" w:rsidDel="000B5D43">
                <w:delText>.</w:delText>
              </w:r>
            </w:del>
          </w:p>
        </w:tc>
      </w:tr>
    </w:tbl>
    <w:p w:rsidR="00165F2A" w:rsidRPr="00774B0A" w:rsidRDefault="00165F2A" w:rsidP="00165F2A">
      <w:pPr>
        <w:pStyle w:val="Beschriftung"/>
      </w:pPr>
      <w:bookmarkStart w:id="564" w:name="_Toc427394139"/>
      <w:bookmarkStart w:id="565" w:name="_Toc428526882"/>
      <w:r w:rsidRPr="00774B0A">
        <w:t xml:space="preserve">Tabelle </w:t>
      </w:r>
      <w:r w:rsidR="00C1794A">
        <w:fldChar w:fldCharType="begin"/>
      </w:r>
      <w:r w:rsidR="00C1794A">
        <w:instrText xml:space="preserve"> SEQ Tabelle \* ARABIC </w:instrText>
      </w:r>
      <w:r w:rsidR="00C1794A">
        <w:fldChar w:fldCharType="separate"/>
      </w:r>
      <w:r w:rsidR="0090159D">
        <w:rPr>
          <w:noProof/>
        </w:rPr>
        <w:t>36</w:t>
      </w:r>
      <w:r w:rsidR="00C1794A">
        <w:rPr>
          <w:noProof/>
        </w:rPr>
        <w:fldChar w:fldCharType="end"/>
      </w:r>
      <w:r w:rsidRPr="00774B0A">
        <w:t xml:space="preserve"> </w:t>
      </w:r>
      <w:r w:rsidR="0065241E" w:rsidRPr="00774B0A">
        <w:t xml:space="preserve">Service </w:t>
      </w:r>
      <w:r w:rsidRPr="00774B0A">
        <w:t>Typen</w:t>
      </w:r>
      <w:bookmarkEnd w:id="564"/>
      <w:bookmarkEnd w:id="565"/>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 xml:space="preserve">Die Bewertungstabelle wird Aufschluss geben über die bestmögliche Lösung. Dabei wurde die Gewichtung der einzelnen Kriterien selber gewählt. </w:t>
      </w:r>
      <w:ins w:id="566" w:author="Roger" w:date="2015-08-30T12:52:00Z">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ins>
      <w:del w:id="567" w:author="Roger" w:date="2015-08-30T12:52:00Z">
        <w:r w:rsidRPr="00774B0A" w:rsidDel="000B5D43">
          <w:delText>Erreichte Punktzahl wird mit 0-10 definiert. Wobei 0-3 (nicht genügend), 3-5 (genügend), 5-7 (gut) und 7-10 (sehr gut) bezeichnet werden.</w:delText>
        </w:r>
      </w:del>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568" w:name="_Toc427394140"/>
      <w:bookmarkStart w:id="569" w:name="_Toc428526883"/>
      <w:r w:rsidRPr="00774B0A">
        <w:t xml:space="preserve">Tabelle </w:t>
      </w:r>
      <w:r w:rsidR="00C1794A">
        <w:fldChar w:fldCharType="begin"/>
      </w:r>
      <w:r w:rsidR="00C1794A">
        <w:instrText xml:space="preserve"> SEQ Tabelle \* ARABIC </w:instrText>
      </w:r>
      <w:r w:rsidR="00C1794A">
        <w:fldChar w:fldCharType="separate"/>
      </w:r>
      <w:r w:rsidR="0090159D">
        <w:rPr>
          <w:noProof/>
        </w:rPr>
        <w:t>37</w:t>
      </w:r>
      <w:r w:rsidR="00C1794A">
        <w:rPr>
          <w:noProof/>
        </w:rPr>
        <w:fldChar w:fldCharType="end"/>
      </w:r>
      <w:r w:rsidRPr="00774B0A">
        <w:t xml:space="preserve"> </w:t>
      </w:r>
      <w:r w:rsidR="0065241E" w:rsidRPr="00774B0A">
        <w:t xml:space="preserve">Service </w:t>
      </w:r>
      <w:r w:rsidRPr="00774B0A">
        <w:t>Bewertungstabelle</w:t>
      </w:r>
      <w:bookmarkEnd w:id="568"/>
      <w:bookmarkEnd w:id="569"/>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EB26A5" w:rsidP="00EB26A5">
      <w:ins w:id="570" w:author="Roger" w:date="2015-08-30T12:55:00Z">
        <w:r>
          <w:t xml:space="preserve">Basierend auf der durchgeführten Bewertung </w:t>
        </w:r>
      </w:ins>
      <w:ins w:id="571" w:author="Roger" w:date="2015-08-30T12:56:00Z">
        <w:r>
          <w:t>bildet</w:t>
        </w:r>
      </w:ins>
      <w:ins w:id="572" w:author="Roger" w:date="2015-08-30T12:55:00Z">
        <w:r>
          <w:t xml:space="preserve"> d</w:t>
        </w:r>
      </w:ins>
      <w:ins w:id="573" w:author="Roger" w:date="2015-08-30T12:56:00Z">
        <w:r>
          <w:t>er</w:t>
        </w:r>
      </w:ins>
      <w:ins w:id="574" w:author="Roger" w:date="2015-08-30T12:55:00Z">
        <w:r>
          <w:t xml:space="preserve"> HTTP-</w:t>
        </w:r>
      </w:ins>
      <w:ins w:id="575" w:author="Roger" w:date="2015-08-30T12:56:00Z">
        <w:r>
          <w:t>Transport</w:t>
        </w:r>
      </w:ins>
      <w:ins w:id="576" w:author="Roger" w:date="2015-08-30T12:55:00Z">
        <w:r>
          <w:t xml:space="preserve"> </w:t>
        </w:r>
        <w:r w:rsidRPr="00774B0A">
          <w:t xml:space="preserve">Type </w:t>
        </w:r>
        <w:r>
          <w:t>1</w:t>
        </w:r>
      </w:ins>
      <w:ins w:id="577" w:author="Roger" w:date="2015-08-30T12:56:00Z">
        <w:r>
          <w:t xml:space="preserve"> die optimalste Lösung.</w:t>
        </w:r>
      </w:ins>
      <w:del w:id="578" w:author="Roger" w:date="2015-08-30T12:56:00Z">
        <w:r w:rsidR="003762FB" w:rsidRPr="00774B0A" w:rsidDel="00EB26A5">
          <w:delText>Type 1, HTTP Transport, ist aus meiner Sicht die am besten zu verwendende Lösung.</w:delText>
        </w:r>
      </w:del>
      <w:r w:rsidR="003762FB" w:rsidRPr="00774B0A">
        <w:t xml:space="preserve"> Die Kommunikation über </w:t>
      </w:r>
      <w:r w:rsidR="00232905">
        <w:t xml:space="preserve">das Protokoll </w:t>
      </w:r>
      <w:del w:id="579" w:author="Roger" w:date="2015-08-30T12:56:00Z">
        <w:r w:rsidR="003762FB" w:rsidRPr="00774B0A" w:rsidDel="00EB26A5">
          <w:delText xml:space="preserve">http </w:delText>
        </w:r>
      </w:del>
      <w:ins w:id="580" w:author="Roger" w:date="2015-08-30T12:56:00Z">
        <w:r>
          <w:t>HTTP</w:t>
        </w:r>
        <w:r w:rsidRPr="00774B0A">
          <w:t xml:space="preserve"> </w:t>
        </w:r>
      </w:ins>
      <w:r w:rsidR="003762FB" w:rsidRPr="00774B0A">
        <w:t xml:space="preserve">ist heutzutage fast Standard und bietet </w:t>
      </w:r>
      <w:del w:id="581" w:author="Roger" w:date="2015-08-30T12:57:00Z">
        <w:r w:rsidR="003762FB" w:rsidRPr="00774B0A" w:rsidDel="00EB26A5">
          <w:delText xml:space="preserve">ebenfalls </w:delText>
        </w:r>
      </w:del>
      <w:ins w:id="582" w:author="Roger" w:date="2015-08-30T12:57:00Z">
        <w:r>
          <w:t>eine</w:t>
        </w:r>
        <w:r w:rsidRPr="00774B0A">
          <w:t xml:space="preserve"> </w:t>
        </w:r>
      </w:ins>
      <w:r w:rsidR="003762FB" w:rsidRPr="00774B0A">
        <w:t>sehr gute Verschlüsselung, sprich Sicherheit, an</w:t>
      </w:r>
      <w:r w:rsidR="00702143" w:rsidRPr="00774B0A">
        <w:t xml:space="preserve">. Zudem ist das </w:t>
      </w:r>
      <w:ins w:id="583" w:author="Roger" w:date="2015-08-30T12:57:00Z">
        <w:r w:rsidRPr="00774B0A">
          <w:t xml:space="preserve">Protokoll </w:t>
        </w:r>
      </w:ins>
      <w:del w:id="584" w:author="Roger" w:date="2015-08-30T12:57:00Z">
        <w:r w:rsidR="00702143" w:rsidRPr="00774B0A" w:rsidDel="00EB26A5">
          <w:delText xml:space="preserve">Protokoll meistens freigeschalten </w:delText>
        </w:r>
      </w:del>
      <w:r w:rsidR="00702143" w:rsidRPr="00774B0A">
        <w:t>bei den üblichen Firewalls</w:t>
      </w:r>
      <w:r w:rsidR="00232905">
        <w:t xml:space="preserve"> </w:t>
      </w:r>
      <w:ins w:id="585" w:author="Roger" w:date="2015-08-30T12:57:00Z">
        <w:r w:rsidRPr="00774B0A">
          <w:t xml:space="preserve">meistens freigeschalten </w:t>
        </w:r>
      </w:ins>
      <w:r w:rsidR="00232905">
        <w:t xml:space="preserve">und </w:t>
      </w:r>
      <w:ins w:id="586" w:author="Roger" w:date="2015-08-30T12:57:00Z">
        <w:r>
          <w:t xml:space="preserve">es </w:t>
        </w:r>
      </w:ins>
      <w:r w:rsidR="00232905">
        <w:t>muss somit keinen weiteren Integrationsaufwand betrieben werden</w:t>
      </w:r>
      <w:r w:rsidR="003762FB" w:rsidRPr="00774B0A">
        <w:t xml:space="preserve">. </w:t>
      </w:r>
      <w:r w:rsidR="00232905">
        <w:t xml:space="preserve">HTTP ist unabhängig von der Plattform und bietet </w:t>
      </w:r>
      <w:del w:id="587" w:author="Roger" w:date="2015-08-30T12:57:00Z">
        <w:r w:rsidR="00232905" w:rsidDel="00EB26A5">
          <w:delText xml:space="preserve">somit </w:delText>
        </w:r>
      </w:del>
      <w:r w:rsidR="00232905">
        <w:t>einen Service auch an Clients an, welche nicht WCF unterstützen.</w:t>
      </w:r>
    </w:p>
    <w:p w:rsidR="00522A88" w:rsidRPr="00774B0A" w:rsidRDefault="00522A88" w:rsidP="0027026A">
      <w:pPr>
        <w:pStyle w:val="berschrift3"/>
        <w:numPr>
          <w:ilvl w:val="2"/>
          <w:numId w:val="17"/>
        </w:numPr>
        <w:ind w:left="567" w:hanging="567"/>
      </w:pPr>
      <w:bookmarkStart w:id="588" w:name="_Toc428543237"/>
      <w:r w:rsidRPr="00774B0A">
        <w:t>Translator</w:t>
      </w:r>
      <w:bookmarkEnd w:id="588"/>
    </w:p>
    <w:p w:rsidR="00D401EB" w:rsidRPr="00774B0A" w:rsidRDefault="00D401EB" w:rsidP="00D401EB"/>
    <w:p w:rsidR="00522A88" w:rsidRPr="00774B0A" w:rsidRDefault="00D401EB" w:rsidP="00522A88">
      <w:r w:rsidRPr="00774B0A">
        <w:t xml:space="preserve">Der Translator ist zustänig für die Übersetzung des Bildes in Text. Sobald er das Bild vom Webservice </w:t>
      </w:r>
      <w:r w:rsidR="00232905">
        <w:t xml:space="preserve">erhält, </w:t>
      </w:r>
      <w:r w:rsidRPr="00774B0A">
        <w:t>wird das Bild durch die OCR</w:t>
      </w:r>
      <w:ins w:id="589" w:author="Roger" w:date="2015-08-30T12:58:00Z">
        <w:r w:rsidR="00EB26A5">
          <w:t>-</w:t>
        </w:r>
      </w:ins>
      <w:del w:id="590" w:author="Roger" w:date="2015-08-30T12:58:00Z">
        <w:r w:rsidRPr="00774B0A" w:rsidDel="00EB26A5">
          <w:delText xml:space="preserve"> </w:delText>
        </w:r>
      </w:del>
      <w:r w:rsidRPr="00774B0A">
        <w:t>Software</w:t>
      </w:r>
      <w:r w:rsidR="00232905">
        <w:t xml:space="preserve"> durchgeschickt und der Output</w:t>
      </w:r>
      <w:r w:rsidRPr="00774B0A">
        <w:t xml:space="preserve"> in einem definierten Pfad abgespeichert. Um die bestmögliche OCR</w:t>
      </w:r>
      <w:ins w:id="591" w:author="Roger" w:date="2015-08-30T12:58:00Z">
        <w:r w:rsidR="00EB26A5">
          <w:t>-</w:t>
        </w:r>
      </w:ins>
      <w:del w:id="592" w:author="Roger" w:date="2015-08-30T12:58:00Z">
        <w:r w:rsidRPr="00774B0A" w:rsidDel="00EB26A5">
          <w:delText xml:space="preserve"> </w:delText>
        </w:r>
      </w:del>
      <w:r w:rsidRPr="00774B0A">
        <w:t>Software zu nutzen, werden einzelne OCR</w:t>
      </w:r>
      <w:ins w:id="593" w:author="Roger" w:date="2015-08-30T12:58:00Z">
        <w:r w:rsidR="00EB26A5">
          <w:t>-</w:t>
        </w:r>
      </w:ins>
      <w:del w:id="594" w:author="Roger" w:date="2015-08-30T12:58:00Z">
        <w:r w:rsidRPr="00774B0A" w:rsidDel="00EB26A5">
          <w:delText xml:space="preserve"> </w:delText>
        </w:r>
      </w:del>
      <w:r w:rsidRPr="00774B0A">
        <w:t>Software</w:t>
      </w:r>
      <w:ins w:id="595" w:author="Roger" w:date="2015-08-30T12:58:00Z">
        <w:r w:rsidR="00EB26A5">
          <w:t>s</w:t>
        </w:r>
      </w:ins>
      <w:r w:rsidRPr="00774B0A">
        <w:t xml:space="preserve"> </w:t>
      </w:r>
      <w:del w:id="596" w:author="Roger" w:date="2015-08-30T12:58:00Z">
        <w:r w:rsidRPr="00774B0A" w:rsidDel="00EB26A5">
          <w:delText xml:space="preserve">nun </w:delText>
        </w:r>
      </w:del>
      <w:r w:rsidRPr="00774B0A">
        <w:t>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ins w:id="597" w:author="Roger" w:date="2015-08-30T12:59:00Z">
              <w:r w:rsidR="00EB26A5">
                <w:t>?</w:t>
              </w:r>
            </w:ins>
          </w:p>
        </w:tc>
        <w:tc>
          <w:tcPr>
            <w:tcW w:w="3021" w:type="dxa"/>
          </w:tcPr>
          <w:p w:rsidR="00D401EB" w:rsidRPr="00774B0A" w:rsidRDefault="00155EEB" w:rsidP="00AD3612">
            <w:r>
              <w:t>NFRQ-009</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ins w:id="598" w:author="Roger" w:date="2015-08-30T12:59:00Z">
              <w:r w:rsidR="00EB26A5">
                <w:t>?</w:t>
              </w:r>
            </w:ins>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lastRenderedPageBreak/>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599" w:name="_Toc427394141"/>
      <w:bookmarkStart w:id="600" w:name="_Toc428526884"/>
      <w:r w:rsidRPr="00774B0A">
        <w:t xml:space="preserve">Tabelle </w:t>
      </w:r>
      <w:r w:rsidR="00C1794A">
        <w:fldChar w:fldCharType="begin"/>
      </w:r>
      <w:r w:rsidR="00C1794A">
        <w:instrText xml:space="preserve"> SEQ Tabelle \* ARABIC </w:instrText>
      </w:r>
      <w:r w:rsidR="00C1794A">
        <w:fldChar w:fldCharType="separate"/>
      </w:r>
      <w:r w:rsidR="0090159D">
        <w:rPr>
          <w:noProof/>
        </w:rPr>
        <w:t>38</w:t>
      </w:r>
      <w:r w:rsidR="00C1794A">
        <w:rPr>
          <w:noProof/>
        </w:rPr>
        <w:fldChar w:fldCharType="end"/>
      </w:r>
      <w:r w:rsidRPr="00774B0A">
        <w:t xml:space="preserve"> </w:t>
      </w:r>
      <w:r w:rsidR="0065241E" w:rsidRPr="00774B0A">
        <w:t>Translator</w:t>
      </w:r>
      <w:r w:rsidRPr="00774B0A">
        <w:t xml:space="preserve"> Kriterien</w:t>
      </w:r>
      <w:bookmarkEnd w:id="599"/>
      <w:bookmarkEnd w:id="600"/>
    </w:p>
    <w:p w:rsidR="00D401EB" w:rsidRDefault="00D401EB" w:rsidP="008D373C">
      <w:pPr>
        <w:pStyle w:val="berschrift4"/>
        <w:numPr>
          <w:ilvl w:val="3"/>
          <w:numId w:val="17"/>
        </w:numPr>
        <w:ind w:left="709" w:hanging="709"/>
      </w:pPr>
      <w:r w:rsidRPr="00774B0A">
        <w:t>Typen</w:t>
      </w:r>
    </w:p>
    <w:p w:rsidR="00AC7005" w:rsidRPr="00AC7005" w:rsidRDefault="00AC7005" w:rsidP="00AC7005"/>
    <w:p w:rsidR="00D401EB" w:rsidRPr="00774B0A" w:rsidRDefault="00D401EB" w:rsidP="00D401EB">
      <w:r w:rsidRPr="00774B0A">
        <w:t xml:space="preserve">In diesem </w:t>
      </w:r>
      <w:del w:id="601" w:author="Roger" w:date="2015-08-30T13:00:00Z">
        <w:r w:rsidRPr="00774B0A" w:rsidDel="00EB26A5">
          <w:delText xml:space="preserve">Bereich </w:delText>
        </w:r>
      </w:del>
      <w:ins w:id="602" w:author="Roger" w:date="2015-08-30T13:00:00Z">
        <w:r w:rsidR="00EB26A5">
          <w:t xml:space="preserve">Abschnitt </w:t>
        </w:r>
      </w:ins>
      <w:ins w:id="603" w:author="Roger" w:date="2015-08-30T13:01:00Z">
        <w:r w:rsidR="00EB26A5">
          <w:t>wird nachfolgend auf die zwei meist verwiesenen OCR</w:t>
        </w:r>
      </w:ins>
      <w:ins w:id="604" w:author="Roger" w:date="2015-08-30T13:02:00Z">
        <w:r w:rsidR="00EB26A5">
          <w:t>-</w:t>
        </w:r>
      </w:ins>
      <w:ins w:id="605" w:author="Roger" w:date="2015-08-30T13:01:00Z">
        <w:r w:rsidR="00EB26A5">
          <w:t xml:space="preserve">Softwares zur Umsetzung des </w:t>
        </w:r>
        <w:proofErr w:type="spellStart"/>
        <w:r w:rsidR="00EB26A5">
          <w:t>Translators</w:t>
        </w:r>
        <w:proofErr w:type="spellEnd"/>
        <w:r w:rsidR="00EB26A5">
          <w:t xml:space="preserve"> eingegangen</w:t>
        </w:r>
      </w:ins>
      <w:ins w:id="606" w:author="Roger" w:date="2015-08-30T13:02:00Z">
        <w:r w:rsidR="00EB26A5">
          <w:t xml:space="preserve">. Dabei werden nur jene OCR-Tools berücksichtigt, welche auf </w:t>
        </w:r>
      </w:ins>
      <w:del w:id="607" w:author="Roger" w:date="2015-08-30T13:00:00Z">
        <w:r w:rsidRPr="00774B0A" w:rsidDel="00EB26A5">
          <w:delText>werden</w:delText>
        </w:r>
      </w:del>
      <w:del w:id="608" w:author="Roger" w:date="2015-08-30T13:03:00Z">
        <w:r w:rsidRPr="00774B0A" w:rsidDel="00EB26A5">
          <w:delText xml:space="preserve"> </w:delText>
        </w:r>
      </w:del>
      <w:del w:id="609" w:author="Roger" w:date="2015-08-30T13:01:00Z">
        <w:r w:rsidR="00232905" w:rsidDel="00EB26A5">
          <w:delText xml:space="preserve">auf </w:delText>
        </w:r>
      </w:del>
      <w:del w:id="610" w:author="Roger" w:date="2015-08-30T13:03:00Z">
        <w:r w:rsidRPr="00774B0A" w:rsidDel="00EB26A5">
          <w:delText xml:space="preserve">die </w:delText>
        </w:r>
      </w:del>
      <w:del w:id="611" w:author="Roger" w:date="2015-08-30T13:00:00Z">
        <w:r w:rsidR="000E2AD3" w:rsidRPr="00774B0A" w:rsidDel="00EB26A5">
          <w:delText>2</w:delText>
        </w:r>
      </w:del>
      <w:del w:id="612" w:author="Roger" w:date="2015-08-30T13:03:00Z">
        <w:r w:rsidRPr="00774B0A" w:rsidDel="00EB26A5">
          <w:delText xml:space="preserve"> </w:delText>
        </w:r>
        <w:r w:rsidR="0065241E" w:rsidRPr="00774B0A" w:rsidDel="00EB26A5">
          <w:delText xml:space="preserve">meist </w:delText>
        </w:r>
      </w:del>
      <w:del w:id="613" w:author="Roger" w:date="2015-08-30T13:01:00Z">
        <w:r w:rsidR="0065241E" w:rsidRPr="00774B0A" w:rsidDel="00EB26A5">
          <w:delText>verwiesenen</w:delText>
        </w:r>
        <w:r w:rsidRPr="00774B0A" w:rsidDel="00EB26A5">
          <w:delText xml:space="preserve"> </w:delText>
        </w:r>
      </w:del>
      <w:del w:id="614" w:author="Roger" w:date="2015-08-30T13:03:00Z">
        <w:r w:rsidR="00733EC7" w:rsidRPr="00774B0A" w:rsidDel="00EB26A5">
          <w:delText>ORC</w:delText>
        </w:r>
      </w:del>
      <w:del w:id="615" w:author="Roger" w:date="2015-08-30T13:00:00Z">
        <w:r w:rsidR="00733EC7" w:rsidRPr="00774B0A" w:rsidDel="00EB26A5">
          <w:delText xml:space="preserve"> </w:delText>
        </w:r>
      </w:del>
      <w:del w:id="616" w:author="Roger" w:date="2015-08-30T13:03:00Z">
        <w:r w:rsidR="00733EC7" w:rsidRPr="00774B0A" w:rsidDel="00EB26A5">
          <w:delText xml:space="preserve">Software </w:delText>
        </w:r>
        <w:r w:rsidRPr="00774B0A" w:rsidDel="00EB26A5">
          <w:delText xml:space="preserve">zur Umsetzung des </w:delText>
        </w:r>
        <w:r w:rsidR="00733EC7" w:rsidRPr="00774B0A" w:rsidDel="00EB26A5">
          <w:delText>Translators</w:delText>
        </w:r>
        <w:r w:rsidRPr="00774B0A" w:rsidDel="00EB26A5">
          <w:delText xml:space="preserve"> aufgezeigt und beschrieben</w:delText>
        </w:r>
        <w:r w:rsidR="00733EC7" w:rsidRPr="00774B0A" w:rsidDel="00EB26A5">
          <w:delText xml:space="preserve">, wobei nur ORC Tools, welche auf </w:delText>
        </w:r>
      </w:del>
      <w:r w:rsidR="00232905">
        <w:t>Befehlsebene</w:t>
      </w:r>
      <w:r w:rsidR="00733EC7" w:rsidRPr="00774B0A">
        <w:t xml:space="preserve"> aufgerufen werden können und gratis sind</w:t>
      </w:r>
      <w:del w:id="617" w:author="Roger" w:date="2015-08-30T13:03:00Z">
        <w:r w:rsidR="00733EC7" w:rsidRPr="00774B0A" w:rsidDel="00EB26A5">
          <w:delText>, analysiert werden</w:delText>
        </w:r>
      </w:del>
      <w:r w:rsidRPr="00774B0A">
        <w:t>.</w:t>
      </w:r>
      <w:r w:rsidR="0065241E" w:rsidRPr="00774B0A">
        <w:t xml:space="preserve"> </w:t>
      </w:r>
      <w:del w:id="618" w:author="Roger" w:date="2015-08-30T13:03:00Z">
        <w:r w:rsidRPr="00774B0A" w:rsidDel="00EB26A5">
          <w:delText xml:space="preserve">Genauere </w:delText>
        </w:r>
      </w:del>
      <w:ins w:id="619" w:author="Roger" w:date="2015-08-30T13:03:00Z">
        <w:r w:rsidR="00EB26A5">
          <w:t>Detailliertere</w:t>
        </w:r>
        <w:r w:rsidR="00EB26A5" w:rsidRPr="00774B0A">
          <w:t xml:space="preserve"> </w:t>
        </w:r>
      </w:ins>
      <w:r w:rsidRPr="00774B0A">
        <w:t xml:space="preserve">Erläuterungen zu </w:t>
      </w:r>
      <w:del w:id="620" w:author="Roger" w:date="2015-08-30T13:03:00Z">
        <w:r w:rsidRPr="00774B0A" w:rsidDel="00EB26A5">
          <w:delText xml:space="preserve">den </w:delText>
        </w:r>
      </w:del>
      <w:ins w:id="621" w:author="Roger" w:date="2015-08-30T13:03:00Z">
        <w:r w:rsidR="00EB26A5">
          <w:t>den unterschiedlichen</w:t>
        </w:r>
        <w:r w:rsidR="00EB26A5" w:rsidRPr="00774B0A">
          <w:t xml:space="preserve"> </w:t>
        </w:r>
      </w:ins>
      <w:r w:rsidRPr="00774B0A">
        <w:t>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EB26A5">
            <w:proofErr w:type="spellStart"/>
            <w:r w:rsidRPr="00774B0A">
              <w:t>Tesseract</w:t>
            </w:r>
            <w:proofErr w:type="spellEnd"/>
            <w:r w:rsidRPr="00774B0A">
              <w:t xml:space="preserve"> ist eine ORC</w:t>
            </w:r>
            <w:ins w:id="622" w:author="Roger" w:date="2015-08-30T13:03:00Z">
              <w:r w:rsidR="00EB26A5">
                <w:t>-</w:t>
              </w:r>
            </w:ins>
            <w:del w:id="623" w:author="Roger" w:date="2015-08-30T13:03:00Z">
              <w:r w:rsidRPr="00774B0A" w:rsidDel="00EB26A5">
                <w:delText xml:space="preserve"> </w:delText>
              </w:r>
            </w:del>
            <w:r w:rsidRPr="00774B0A">
              <w:t>Software</w:t>
            </w:r>
            <w:ins w:id="624" w:author="Roger" w:date="2015-08-30T13:03:00Z">
              <w:r w:rsidR="00EB26A5">
                <w:t xml:space="preserve">, </w:t>
              </w:r>
              <w:proofErr w:type="spellStart"/>
              <w:r w:rsidR="00EB26A5">
                <w:t>die</w:t>
              </w:r>
            </w:ins>
            <w:del w:id="625" w:author="Roger" w:date="2015-08-30T13:03:00Z">
              <w:r w:rsidRPr="00774B0A" w:rsidDel="00EB26A5">
                <w:delText xml:space="preserve"> welche </w:delText>
              </w:r>
            </w:del>
            <w:r w:rsidRPr="00774B0A">
              <w:t>von</w:t>
            </w:r>
            <w:proofErr w:type="spellEnd"/>
            <w:r w:rsidRPr="00774B0A">
              <w:t xml:space="preserve">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EB26A5">
            <w:r w:rsidRPr="00774B0A">
              <w:t>GOCR</w:t>
            </w:r>
            <w:r w:rsidR="00232905">
              <w:t xml:space="preserve"> ist ebenfalls eine ORC</w:t>
            </w:r>
            <w:ins w:id="626" w:author="Roger" w:date="2015-08-30T13:03:00Z">
              <w:r w:rsidR="00EB26A5">
                <w:t>-</w:t>
              </w:r>
            </w:ins>
            <w:del w:id="627" w:author="Roger" w:date="2015-08-30T13:03:00Z">
              <w:r w:rsidR="00232905" w:rsidDel="00EB26A5">
                <w:delText xml:space="preserve"> </w:delText>
              </w:r>
            </w:del>
            <w:r w:rsidR="00232905">
              <w:t xml:space="preserve">Software und wurde </w:t>
            </w:r>
            <w:del w:id="628" w:author="Roger" w:date="2015-08-30T13:04:00Z">
              <w:r w:rsidRPr="00774B0A" w:rsidDel="00EB26A5">
                <w:delText xml:space="preserve">entwickelt </w:delText>
              </w:r>
            </w:del>
            <w:r w:rsidRPr="00774B0A">
              <w:t>von Jürg Schulenburg im Jahre 2000</w:t>
            </w:r>
            <w:ins w:id="629" w:author="Roger" w:date="2015-08-30T13:04:00Z">
              <w:r w:rsidR="00EB26A5" w:rsidRPr="00774B0A">
                <w:t xml:space="preserve"> entwickelt</w:t>
              </w:r>
            </w:ins>
            <w:r w:rsidRPr="00774B0A">
              <w:t>.</w:t>
            </w:r>
          </w:p>
        </w:tc>
      </w:tr>
    </w:tbl>
    <w:p w:rsidR="00D401EB" w:rsidRDefault="00D401EB" w:rsidP="00D401EB">
      <w:pPr>
        <w:pStyle w:val="Beschriftung"/>
      </w:pPr>
      <w:bookmarkStart w:id="630" w:name="_Toc427394142"/>
      <w:bookmarkStart w:id="631" w:name="_Toc428526885"/>
      <w:r w:rsidRPr="00774B0A">
        <w:t xml:space="preserve">Tabelle </w:t>
      </w:r>
      <w:r w:rsidR="00C1794A">
        <w:fldChar w:fldCharType="begin"/>
      </w:r>
      <w:r w:rsidR="00C1794A">
        <w:instrText xml:space="preserve"> SEQ Tabelle \* ARABIC </w:instrText>
      </w:r>
      <w:r w:rsidR="00C1794A">
        <w:fldChar w:fldCharType="separate"/>
      </w:r>
      <w:r w:rsidR="0090159D">
        <w:rPr>
          <w:noProof/>
        </w:rPr>
        <w:t>39</w:t>
      </w:r>
      <w:r w:rsidR="00C1794A">
        <w:rPr>
          <w:noProof/>
        </w:rPr>
        <w:fldChar w:fldCharType="end"/>
      </w:r>
      <w:r w:rsidRPr="00774B0A">
        <w:t xml:space="preserve"> </w:t>
      </w:r>
      <w:r w:rsidR="0065241E" w:rsidRPr="00774B0A">
        <w:t xml:space="preserve">Translator </w:t>
      </w:r>
      <w:r w:rsidRPr="00774B0A">
        <w:t>Typen</w:t>
      </w:r>
      <w:bookmarkEnd w:id="630"/>
      <w:bookmarkEnd w:id="631"/>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w:t>
      </w:r>
      <w:del w:id="632" w:author="Roger" w:date="2015-08-30T13:04:00Z">
        <w:r w:rsidRPr="00774B0A" w:rsidDel="00EB26A5">
          <w:delText xml:space="preserve"> </w:delText>
        </w:r>
      </w:del>
      <w:ins w:id="633" w:author="Roger" w:date="2015-08-30T13:04:00Z">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ins>
      <w:del w:id="634" w:author="Roger" w:date="2015-08-30T13:04:00Z">
        <w:r w:rsidRPr="00774B0A" w:rsidDel="00EB26A5">
          <w:delText>Erreichte Punktzahl wird mit 0-10 definiert. Wobei 0-3 (nicht genügend), 3-5 (genügend), 5-7 (gut) und 7-10 (sehr gut) bezeichnet werden</w:delText>
        </w:r>
      </w:del>
      <w:r w:rsidRPr="00774B0A">
        <w:t>.</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635" w:name="_Toc427394143"/>
      <w:bookmarkStart w:id="636" w:name="_Toc428526886"/>
      <w:r w:rsidRPr="00774B0A">
        <w:t xml:space="preserve">Tabelle </w:t>
      </w:r>
      <w:r w:rsidR="00C1794A">
        <w:fldChar w:fldCharType="begin"/>
      </w:r>
      <w:r w:rsidR="00C1794A">
        <w:instrText xml:space="preserve"> SEQ Tabelle \* ARABIC </w:instrText>
      </w:r>
      <w:r w:rsidR="00C1794A">
        <w:fldChar w:fldCharType="separate"/>
      </w:r>
      <w:r w:rsidR="0090159D">
        <w:rPr>
          <w:noProof/>
        </w:rPr>
        <w:t>40</w:t>
      </w:r>
      <w:r w:rsidR="00C1794A">
        <w:rPr>
          <w:noProof/>
        </w:rPr>
        <w:fldChar w:fldCharType="end"/>
      </w:r>
      <w:r w:rsidRPr="00774B0A">
        <w:t xml:space="preserve"> </w:t>
      </w:r>
      <w:r w:rsidR="0065241E" w:rsidRPr="00774B0A">
        <w:t xml:space="preserve">Translator </w:t>
      </w:r>
      <w:r w:rsidRPr="00774B0A">
        <w:t>Bewertungstabelle</w:t>
      </w:r>
      <w:bookmarkEnd w:id="635"/>
      <w:bookmarkEnd w:id="636"/>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EB26A5" w:rsidP="00D401EB">
      <w:ins w:id="637" w:author="Roger" w:date="2015-08-30T13:04:00Z">
        <w:r>
          <w:t xml:space="preserve">Basierend auf der durchgeführten Bewertung bildet </w:t>
        </w:r>
        <w:proofErr w:type="spellStart"/>
        <w:r w:rsidR="00F01F9D">
          <w:t>Tesseract</w:t>
        </w:r>
        <w:proofErr w:type="spellEnd"/>
        <w:r w:rsidR="00F01F9D">
          <w:t xml:space="preserve"> (Type 1)</w:t>
        </w:r>
      </w:ins>
      <w:ins w:id="638" w:author="Roger" w:date="2015-08-30T13:05:00Z">
        <w:r w:rsidR="00F01F9D">
          <w:t xml:space="preserve"> die optimalste OCR-Software. </w:t>
        </w:r>
      </w:ins>
      <w:del w:id="639" w:author="Roger" w:date="2015-08-30T13:06:00Z">
        <w:r w:rsidR="00D401EB" w:rsidRPr="00774B0A" w:rsidDel="007E7301">
          <w:delText xml:space="preserve">Type 1, </w:delText>
        </w:r>
      </w:del>
      <w:proofErr w:type="spellStart"/>
      <w:r w:rsidR="00D15815" w:rsidRPr="00774B0A">
        <w:t>Tesseract</w:t>
      </w:r>
      <w:proofErr w:type="spellEnd"/>
      <w:del w:id="640" w:author="Roger" w:date="2015-08-30T13:06:00Z">
        <w:r w:rsidR="00D15815" w:rsidRPr="00774B0A" w:rsidDel="007E7301">
          <w:delText>,</w:delText>
        </w:r>
      </w:del>
      <w:r w:rsidR="00D15815" w:rsidRPr="00774B0A">
        <w:t xml:space="preserve"> </w:t>
      </w:r>
      <w:ins w:id="641" w:author="Roger" w:date="2015-08-30T13:06:00Z">
        <w:r w:rsidR="007E7301">
          <w:t xml:space="preserve">wurde </w:t>
        </w:r>
      </w:ins>
      <w:del w:id="642" w:author="Roger" w:date="2015-08-30T13:06:00Z">
        <w:r w:rsidR="00D15815" w:rsidRPr="00774B0A" w:rsidDel="007E7301">
          <w:delText xml:space="preserve">ist </w:delText>
        </w:r>
      </w:del>
      <w:r w:rsidR="00D15815" w:rsidRPr="00774B0A">
        <w:t xml:space="preserve">von </w:t>
      </w:r>
      <w:r w:rsidR="00232905">
        <w:t>HP</w:t>
      </w:r>
      <w:r w:rsidR="00D15815" w:rsidRPr="00774B0A">
        <w:t xml:space="preserve"> entwickelt</w:t>
      </w:r>
      <w:r w:rsidR="00232905">
        <w:t xml:space="preserve"> und </w:t>
      </w:r>
      <w:del w:id="643" w:author="Roger" w:date="2015-08-30T13:06:00Z">
        <w:r w:rsidR="00232905" w:rsidDel="007E7301">
          <w:delText xml:space="preserve">von </w:delText>
        </w:r>
      </w:del>
      <w:ins w:id="644" w:author="Roger" w:date="2015-08-30T13:06:00Z">
        <w:r w:rsidR="007E7301">
          <w:t xml:space="preserve">ist von </w:t>
        </w:r>
      </w:ins>
      <w:r w:rsidR="00232905">
        <w:t>Google weitergetrieben worden</w:t>
      </w:r>
      <w:r w:rsidR="00D15815" w:rsidRPr="00774B0A">
        <w:t xml:space="preserve">. Die </w:t>
      </w:r>
      <w:r w:rsidR="00D15815" w:rsidRPr="00774B0A">
        <w:lastRenderedPageBreak/>
        <w:t xml:space="preserve">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ins w:id="645" w:author="Roger" w:date="2015-08-30T13:07:00Z">
        <w:r w:rsidR="00F96055">
          <w:t xml:space="preserve"> aufgrund der zahlreichen Anwendern</w:t>
        </w:r>
      </w:ins>
      <w:r w:rsidR="00D15815" w:rsidRPr="00774B0A">
        <w:t xml:space="preserve"> einigermassen </w:t>
      </w:r>
      <w:del w:id="646" w:author="Roger" w:date="2015-08-30T13:06:00Z">
        <w:r w:rsidR="00D15815" w:rsidRPr="00774B0A" w:rsidDel="00F96055">
          <w:delText>okay</w:delText>
        </w:r>
      </w:del>
      <w:ins w:id="647" w:author="Roger" w:date="2015-08-30T13:06:00Z">
        <w:r w:rsidR="00F96055">
          <w:t xml:space="preserve">akzeptabel, wird </w:t>
        </w:r>
      </w:ins>
      <w:del w:id="648" w:author="Roger" w:date="2015-08-30T13:07:00Z">
        <w:r w:rsidR="00D15815" w:rsidRPr="00774B0A" w:rsidDel="00F96055">
          <w:delText xml:space="preserve">, </w:delText>
        </w:r>
      </w:del>
      <w:r w:rsidR="00D15815" w:rsidRPr="00774B0A">
        <w:t>jedoch nicht von Google selbe</w:t>
      </w:r>
      <w:ins w:id="649" w:author="Roger" w:date="2015-08-30T13:07:00Z">
        <w:r w:rsidR="00F96055">
          <w:t xml:space="preserve"> angeboten. </w:t>
        </w:r>
      </w:ins>
      <w:del w:id="650" w:author="Roger" w:date="2015-08-30T13:07:00Z">
        <w:r w:rsidR="00D15815" w:rsidRPr="00774B0A" w:rsidDel="00F96055">
          <w:delText xml:space="preserve">r, sondern weil es so viel Leute gibt, die das Produkt einsetzen. </w:delText>
        </w:r>
      </w:del>
      <w:proofErr w:type="spellStart"/>
      <w:r w:rsidR="00D15815" w:rsidRPr="00774B0A">
        <w:t>Tesseract</w:t>
      </w:r>
      <w:proofErr w:type="spellEnd"/>
      <w:r w:rsidR="00D15815" w:rsidRPr="00774B0A">
        <w:t xml:space="preserve"> unterstützt von </w:t>
      </w:r>
      <w:del w:id="651" w:author="Roger" w:date="2015-08-30T13:08:00Z">
        <w:r w:rsidR="00D15815" w:rsidRPr="00774B0A" w:rsidDel="00F96055">
          <w:delText>Haus</w:delText>
        </w:r>
      </w:del>
      <w:del w:id="652" w:author="Roger" w:date="2015-08-30T13:07:00Z">
        <w:r w:rsidR="00D15815" w:rsidRPr="00774B0A" w:rsidDel="00F96055">
          <w:delText>e</w:delText>
        </w:r>
      </w:del>
      <w:ins w:id="653" w:author="Roger" w:date="2015-08-30T13:08:00Z">
        <w:r w:rsidR="00F96055">
          <w:t>Grund auf</w:t>
        </w:r>
      </w:ins>
      <w:del w:id="654" w:author="Roger" w:date="2015-08-30T13:08:00Z">
        <w:r w:rsidR="00D15815" w:rsidRPr="00774B0A" w:rsidDel="00F96055">
          <w:delText xml:space="preserve"> auf</w:delText>
        </w:r>
      </w:del>
      <w:r w:rsidR="00D15815" w:rsidRPr="00774B0A">
        <w:t xml:space="preserve"> bereits</w:t>
      </w:r>
      <w:r w:rsidR="00232905">
        <w:t xml:space="preserve"> mehrere Sprachen, was jedoch</w:t>
      </w:r>
      <w:r w:rsidR="00D15815" w:rsidRPr="00774B0A">
        <w:t xml:space="preserve"> für dieses Produkt nicht weiter von Bedeutung ist</w:t>
      </w:r>
      <w:ins w:id="655" w:author="Roger" w:date="2015-08-30T13:08:00Z">
        <w:r w:rsidR="00F96055">
          <w:t xml:space="preserve">. </w:t>
        </w:r>
      </w:ins>
      <w:del w:id="656" w:author="Roger" w:date="2015-08-30T13:08:00Z">
        <w:r w:rsidR="00D15815" w:rsidRPr="00774B0A" w:rsidDel="00F96055">
          <w:delText xml:space="preserve">, weil es mehrheitlich Informationen abfangen möchte, die in alles Sprachen gleich </w:delText>
        </w:r>
        <w:r w:rsidR="00232905" w:rsidDel="00F96055">
          <w:delText>geschrieben werden</w:delText>
        </w:r>
        <w:r w:rsidR="00D15815" w:rsidRPr="00774B0A" w:rsidDel="00F96055">
          <w:delText>.</w:delText>
        </w:r>
      </w:del>
      <w:r w:rsidR="00D15815" w:rsidRPr="00774B0A">
        <w:t xml:space="preserve"> Leider wurden keine weiteren brauchbare</w:t>
      </w:r>
      <w:ins w:id="657" w:author="Roger" w:date="2015-08-30T13:09:00Z">
        <w:r w:rsidR="00F96055">
          <w:t>n</w:t>
        </w:r>
      </w:ins>
      <w:r w:rsidR="00D15815" w:rsidRPr="00774B0A">
        <w:t xml:space="preserve"> </w:t>
      </w:r>
      <w:del w:id="658" w:author="Roger" w:date="2015-08-30T13:09:00Z">
        <w:r w:rsidR="00232905" w:rsidDel="00F96055">
          <w:delText>Befehlzeilen</w:delText>
        </w:r>
      </w:del>
      <w:ins w:id="659" w:author="Roger" w:date="2015-08-30T13:09:00Z">
        <w:r w:rsidR="00F96055">
          <w:t>Befehlszeilen</w:t>
        </w:r>
      </w:ins>
      <w:r w:rsidR="00D15815" w:rsidRPr="00774B0A">
        <w:t xml:space="preserve"> OCR</w:t>
      </w:r>
      <w:ins w:id="660" w:author="Roger" w:date="2015-08-30T13:09:00Z">
        <w:r w:rsidR="00F96055">
          <w:t>-</w:t>
        </w:r>
      </w:ins>
      <w:del w:id="661" w:author="Roger" w:date="2015-08-30T13:09:00Z">
        <w:r w:rsidR="00D15815" w:rsidRPr="00774B0A" w:rsidDel="00F96055">
          <w:delText xml:space="preserve"> </w:delText>
        </w:r>
      </w:del>
      <w:r w:rsidR="00D15815" w:rsidRPr="00774B0A">
        <w:t>Tools gefunden, was diesen Vergleich nicht besonders aussagekräftig macht. Jedoch wird im Internet mehrheitlich auf Tesseract verwiesen.</w:t>
      </w:r>
      <w:r w:rsidR="007106B7" w:rsidRPr="00774B0A">
        <w:t xml:space="preserve"> Wie genau Tesseract Bilder in Text </w:t>
      </w:r>
      <w:del w:id="662" w:author="Roger" w:date="2015-08-30T13:09:00Z">
        <w:r w:rsidR="007106B7" w:rsidRPr="00774B0A" w:rsidDel="00F96055">
          <w:delText xml:space="preserve">umgewandelt </w:delText>
        </w:r>
      </w:del>
      <w:ins w:id="663" w:author="Roger" w:date="2015-08-30T13:09:00Z">
        <w:r w:rsidR="00F96055">
          <w:t>umwandelt</w:t>
        </w:r>
      </w:ins>
      <w:del w:id="664" w:author="Roger" w:date="2015-08-30T13:09:00Z">
        <w:r w:rsidR="007106B7" w:rsidRPr="00774B0A" w:rsidDel="00F96055">
          <w:delText>werden</w:delText>
        </w:r>
      </w:del>
      <w:r w:rsidR="007106B7" w:rsidRPr="00774B0A">
        <w:t xml:space="preserve">, wird im Anhang </w:t>
      </w:r>
      <w:del w:id="665" w:author="Roger" w:date="2015-08-30T13:09:00Z">
        <w:r w:rsidR="007106B7" w:rsidRPr="00774B0A" w:rsidDel="00F96055">
          <w:delText xml:space="preserve">etwas </w:delText>
        </w:r>
      </w:del>
      <w:r w:rsidR="007106B7" w:rsidRPr="00774B0A">
        <w:t>genauer erläutert.</w:t>
      </w:r>
    </w:p>
    <w:p w:rsidR="00830317" w:rsidRPr="00774B0A" w:rsidRDefault="00830317" w:rsidP="00830317">
      <w:pPr>
        <w:pStyle w:val="berschrift1"/>
        <w:numPr>
          <w:ilvl w:val="0"/>
          <w:numId w:val="17"/>
        </w:numPr>
      </w:pPr>
      <w:bookmarkStart w:id="666" w:name="_Toc428543238"/>
      <w:r w:rsidRPr="00774B0A">
        <w:t xml:space="preserve">Proof </w:t>
      </w:r>
      <w:proofErr w:type="spellStart"/>
      <w:r w:rsidRPr="00774B0A">
        <w:t>of</w:t>
      </w:r>
      <w:proofErr w:type="spellEnd"/>
      <w:r w:rsidRPr="00774B0A">
        <w:t xml:space="preserve"> </w:t>
      </w:r>
      <w:proofErr w:type="spellStart"/>
      <w:r w:rsidRPr="00774B0A">
        <w:t>Concept</w:t>
      </w:r>
      <w:proofErr w:type="spellEnd"/>
      <w:r w:rsidRPr="00774B0A">
        <w:t xml:space="preserve"> </w:t>
      </w:r>
      <w:del w:id="667" w:author="Roger" w:date="2015-08-30T13:09:00Z">
        <w:r w:rsidRPr="00774B0A" w:rsidDel="00F96055">
          <w:delText>„PoC</w:delText>
        </w:r>
      </w:del>
      <w:del w:id="668" w:author="Roger" w:date="2015-08-30T13:10:00Z">
        <w:r w:rsidRPr="00774B0A" w:rsidDel="00F96055">
          <w:delText>“</w:delText>
        </w:r>
      </w:del>
      <w:bookmarkEnd w:id="666"/>
    </w:p>
    <w:p w:rsidR="00830317" w:rsidRPr="00774B0A" w:rsidRDefault="00830317" w:rsidP="00830317"/>
    <w:p w:rsidR="00201F3D" w:rsidRPr="00774B0A" w:rsidRDefault="00201F3D" w:rsidP="00830317">
      <w:r w:rsidRPr="00774B0A">
        <w:t>In diesem Bereich der Arbeit wird ein</w:t>
      </w:r>
      <w:del w:id="669" w:author="Roger" w:date="2015-08-30T13:10:00Z">
        <w:r w:rsidRPr="00774B0A" w:rsidDel="00F96055">
          <w:delText>en</w:delText>
        </w:r>
      </w:del>
      <w:r w:rsidRPr="00774B0A">
        <w:t xml:space="preserve"> Proof </w:t>
      </w:r>
      <w:proofErr w:type="spellStart"/>
      <w:r w:rsidRPr="00774B0A">
        <w:t>of</w:t>
      </w:r>
      <w:proofErr w:type="spellEnd"/>
      <w:r w:rsidRPr="00774B0A">
        <w:t xml:space="preserve"> </w:t>
      </w:r>
      <w:proofErr w:type="spellStart"/>
      <w:r w:rsidRPr="00774B0A">
        <w:t>Concept</w:t>
      </w:r>
      <w:proofErr w:type="spellEnd"/>
      <w:del w:id="670" w:author="Roger" w:date="2015-08-30T13:10:00Z">
        <w:r w:rsidRPr="00774B0A" w:rsidDel="00F96055">
          <w:delText xml:space="preserve"> “PoC” </w:delText>
        </w:r>
      </w:del>
      <w:ins w:id="671" w:author="Roger" w:date="2015-08-30T13:10:00Z">
        <w:r w:rsidR="00F96055">
          <w:t xml:space="preserve"> </w:t>
        </w:r>
      </w:ins>
      <w:r w:rsidRPr="00774B0A">
        <w:t xml:space="preserve">durchgeführt und dokumentiert. </w:t>
      </w:r>
      <w:ins w:id="672" w:author="Roger" w:date="2015-08-30T13:10:00Z">
        <w:r w:rsidR="00F96055">
          <w:t xml:space="preserve">Im Rahmen dessen, wird das vorher definierte Konzept </w:t>
        </w:r>
      </w:ins>
      <w:ins w:id="673" w:author="Roger" w:date="2015-08-30T13:11:00Z">
        <w:r w:rsidR="00F96055">
          <w:t xml:space="preserve">zur Überprüfung der Funktionalität </w:t>
        </w:r>
      </w:ins>
      <w:ins w:id="674" w:author="Roger" w:date="2015-08-30T13:10:00Z">
        <w:r w:rsidR="00F96055">
          <w:t xml:space="preserve">umgesetzt, </w:t>
        </w:r>
      </w:ins>
      <w:del w:id="675" w:author="Roger" w:date="2015-08-30T13:10:00Z">
        <w:r w:rsidRPr="00774B0A" w:rsidDel="00F96055">
          <w:delText>Das hei</w:delText>
        </w:r>
        <w:r w:rsidR="00232905" w:rsidDel="00F96055">
          <w:delText>s</w:delText>
        </w:r>
        <w:r w:rsidRPr="00774B0A" w:rsidDel="00F96055">
          <w:delText>st,</w:delText>
        </w:r>
      </w:del>
      <w:del w:id="676" w:author="Roger" w:date="2015-08-30T13:11:00Z">
        <w:r w:rsidRPr="00774B0A" w:rsidDel="00F96055">
          <w:delText xml:space="preserve"> dass das vorherige definierte Konzept umgesetzt wird und somit bestätigt wird, dass es funktioniert. </w:delText>
        </w:r>
      </w:del>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del w:id="677" w:author="Roger" w:date="2015-08-30T13:11:00Z">
        <w:r w:rsidR="00533C61" w:rsidRPr="00774B0A" w:rsidDel="00F96055">
          <w:delText xml:space="preserve">welche </w:delText>
        </w:r>
      </w:del>
      <w:ins w:id="678" w:author="Roger" w:date="2015-08-30T13:12:00Z">
        <w:r w:rsidR="00F96055">
          <w:t>genutzten</w:t>
        </w:r>
      </w:ins>
      <w:ins w:id="679" w:author="Roger" w:date="2015-08-30T13:11:00Z">
        <w:r w:rsidR="00F96055">
          <w:t xml:space="preserve"> </w:t>
        </w:r>
      </w:ins>
      <w:r w:rsidR="00533C61" w:rsidRPr="00774B0A">
        <w:t>Infrastruktur</w:t>
      </w:r>
      <w:ins w:id="680" w:author="Roger" w:date="2015-08-30T13:11:00Z">
        <w:r w:rsidR="00F96055">
          <w:t>en</w:t>
        </w:r>
      </w:ins>
      <w:r w:rsidR="00533C61" w:rsidRPr="00774B0A">
        <w:t xml:space="preserve"> </w:t>
      </w:r>
      <w:del w:id="681" w:author="Roger" w:date="2015-08-30T13:12:00Z">
        <w:r w:rsidR="00533C61" w:rsidRPr="00774B0A" w:rsidDel="00F96055">
          <w:delText xml:space="preserve">dabei benutzet worden sind </w:delText>
        </w:r>
      </w:del>
      <w:r w:rsidR="000B1C7D" w:rsidRPr="00774B0A">
        <w:t>beschrieben</w:t>
      </w:r>
      <w:r w:rsidR="00533C61" w:rsidRPr="00774B0A">
        <w:t>.</w:t>
      </w:r>
    </w:p>
    <w:p w:rsidR="00533C61" w:rsidRPr="00774B0A" w:rsidRDefault="00533C61" w:rsidP="008D373C">
      <w:pPr>
        <w:pStyle w:val="berschrift2"/>
        <w:numPr>
          <w:ilvl w:val="1"/>
          <w:numId w:val="17"/>
        </w:numPr>
        <w:ind w:left="426"/>
      </w:pPr>
      <w:bookmarkStart w:id="682" w:name="_Toc428543239"/>
      <w:r w:rsidRPr="00774B0A">
        <w:t>Eingesetzte Technologien</w:t>
      </w:r>
      <w:bookmarkEnd w:id="682"/>
    </w:p>
    <w:p w:rsidR="00533C61" w:rsidRPr="00774B0A" w:rsidRDefault="00533C61" w:rsidP="00533C61"/>
    <w:p w:rsidR="00533C61" w:rsidRPr="00774B0A" w:rsidRDefault="00533C61" w:rsidP="008D373C">
      <w:pPr>
        <w:pStyle w:val="berschrift3"/>
        <w:numPr>
          <w:ilvl w:val="2"/>
          <w:numId w:val="17"/>
        </w:numPr>
        <w:ind w:left="567" w:hanging="567"/>
      </w:pPr>
      <w:bookmarkStart w:id="683" w:name="_Toc428543240"/>
      <w:r w:rsidRPr="00774B0A">
        <w:t>Programmiersprachen</w:t>
      </w:r>
      <w:bookmarkEnd w:id="683"/>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684" w:name="_Toc428543241"/>
      <w:r w:rsidRPr="00774B0A">
        <w:t>Entwicklerumgebung</w:t>
      </w:r>
      <w:bookmarkEnd w:id="684"/>
    </w:p>
    <w:p w:rsidR="00BA601F" w:rsidRPr="00774B0A" w:rsidRDefault="00BA601F" w:rsidP="00BA601F"/>
    <w:p w:rsidR="00BA601F" w:rsidRPr="00774B0A" w:rsidDel="00F96055" w:rsidRDefault="00BA601F" w:rsidP="00BA601F">
      <w:pPr>
        <w:rPr>
          <w:del w:id="685" w:author="Roger" w:date="2015-08-30T13:13:00Z"/>
        </w:rPr>
      </w:pPr>
      <w:r w:rsidRPr="00774B0A">
        <w:t xml:space="preserve">Visual Studio 2013 wurde als Entwicklerumgebung eingesetzt. Der Vorteil ist, dass es bereits sehr viele vordefinierte Templates hat und </w:t>
      </w:r>
      <w:ins w:id="686" w:author="Roger" w:date="2015-08-30T13:13:00Z">
        <w:r w:rsidR="00F96055">
          <w:t xml:space="preserve">durch Microsoft </w:t>
        </w:r>
      </w:ins>
      <w:r w:rsidRPr="00774B0A">
        <w:t>ebenfalls sehr gut dokumentiert</w:t>
      </w:r>
      <w:ins w:id="687" w:author="Roger" w:date="2015-08-30T13:13:00Z">
        <w:r w:rsidR="00F96055">
          <w:t xml:space="preserve"> wird</w:t>
        </w:r>
      </w:ins>
      <w:del w:id="688" w:author="Roger" w:date="2015-08-30T13:13:00Z">
        <w:r w:rsidRPr="00774B0A" w:rsidDel="00F96055">
          <w:delText xml:space="preserve"> ist </w:delText>
        </w:r>
      </w:del>
      <w:del w:id="689" w:author="Roger" w:date="2015-08-30T13:12:00Z">
        <w:r w:rsidRPr="00774B0A" w:rsidDel="00F96055">
          <w:delText>S</w:delText>
        </w:r>
      </w:del>
      <w:del w:id="690" w:author="Roger" w:date="2015-08-30T13:13:00Z">
        <w:r w:rsidRPr="00774B0A" w:rsidDel="00F96055">
          <w:delText>eiten</w:delText>
        </w:r>
        <w:r w:rsidR="000B1C7D" w:rsidDel="00F96055">
          <w:delText>s</w:delText>
        </w:r>
        <w:r w:rsidRPr="00774B0A" w:rsidDel="00F96055">
          <w:delText xml:space="preserve"> Microsoft.</w:delText>
        </w:r>
      </w:del>
    </w:p>
    <w:p w:rsidR="00BA601F" w:rsidRPr="00774B0A" w:rsidRDefault="00BA601F" w:rsidP="00BA601F"/>
    <w:p w:rsidR="00BA601F" w:rsidRPr="00774B0A" w:rsidRDefault="00BA601F" w:rsidP="008D373C">
      <w:pPr>
        <w:pStyle w:val="berschrift3"/>
        <w:numPr>
          <w:ilvl w:val="2"/>
          <w:numId w:val="17"/>
        </w:numPr>
        <w:ind w:left="567" w:hanging="567"/>
      </w:pPr>
      <w:bookmarkStart w:id="691" w:name="_Toc428543242"/>
      <w:r w:rsidRPr="00774B0A">
        <w:t>Versionierung</w:t>
      </w:r>
      <w:bookmarkEnd w:id="691"/>
    </w:p>
    <w:p w:rsidR="00BA601F" w:rsidRPr="00774B0A" w:rsidRDefault="00BA601F" w:rsidP="00BA601F"/>
    <w:p w:rsidR="00BA601F" w:rsidRPr="00774B0A" w:rsidRDefault="00BA601F" w:rsidP="00BA601F">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692" w:name="_Toc428543243"/>
      <w:r w:rsidRPr="00774B0A">
        <w:t>Infrastruktur</w:t>
      </w:r>
      <w:bookmarkEnd w:id="692"/>
    </w:p>
    <w:p w:rsidR="00BA601F" w:rsidRPr="00774B0A" w:rsidRDefault="00BA601F" w:rsidP="00BA601F"/>
    <w:p w:rsidR="00BA601F" w:rsidRPr="00774B0A" w:rsidRDefault="00BA601F" w:rsidP="00BA601F">
      <w:r w:rsidRPr="00774B0A">
        <w:lastRenderedPageBreak/>
        <w:t>Zur Überprüfung</w:t>
      </w:r>
      <w:ins w:id="693" w:author="Roger" w:date="2015-08-30T13:13:00Z">
        <w:r w:rsidR="00F96055">
          <w:t>,</w:t>
        </w:r>
      </w:ins>
      <w:r w:rsidRPr="00774B0A">
        <w:t xml:space="preserve">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694" w:name="_Toc428543244"/>
      <w:r w:rsidRPr="00774B0A">
        <w:t>Protokolle</w:t>
      </w:r>
      <w:bookmarkEnd w:id="694"/>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w:t>
      </w:r>
      <w:del w:id="695" w:author="Roger" w:date="2015-08-30T13:13:00Z">
        <w:r w:rsidRPr="00774B0A" w:rsidDel="00F96055">
          <w:delText xml:space="preserve"> </w:delText>
        </w:r>
      </w:del>
      <w:ins w:id="696" w:author="Roger" w:date="2015-08-30T13:13:00Z">
        <w:r w:rsidR="00F96055">
          <w:t>-</w:t>
        </w:r>
      </w:ins>
      <w:r w:rsidRPr="00774B0A">
        <w:t>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697" w:name="_Toc428543245"/>
      <w:r w:rsidRPr="00774B0A">
        <w:t>Sender</w:t>
      </w:r>
      <w:bookmarkEnd w:id="697"/>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698" w:name="_Toc428543246"/>
      <w:r w:rsidRPr="00774B0A">
        <w:t>Logger</w:t>
      </w:r>
      <w:bookmarkEnd w:id="698"/>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Um ein versendet es Bild zu erkennen, wurde ein HTTP</w:t>
      </w:r>
      <w:del w:id="699" w:author="Roger" w:date="2015-08-30T13:37:00Z">
        <w:r w:rsidRPr="00774B0A" w:rsidDel="000F1FF1">
          <w:delText xml:space="preserve"> </w:delText>
        </w:r>
      </w:del>
      <w:ins w:id="700" w:author="Roger" w:date="2015-08-30T13:37:00Z">
        <w:r w:rsidR="000F1FF1">
          <w:t>-</w:t>
        </w:r>
      </w:ins>
      <w:r w:rsidRPr="00774B0A">
        <w:t>Module in C# geschrieben. Dafür muss die Klasse vom Interface iHttpModule ableiten</w:t>
      </w:r>
      <w:r w:rsidR="00367427" w:rsidRPr="00774B0A">
        <w:t xml:space="preserve"> und alle Funktionen integrieren</w:t>
      </w:r>
      <w:r w:rsidRPr="00774B0A">
        <w:t>:</w:t>
      </w:r>
    </w:p>
    <w:p w:rsidR="000F4649" w:rsidRPr="009521B2" w:rsidRDefault="00367427" w:rsidP="000F4649">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rsidR="000F4649" w:rsidRPr="009521B2" w:rsidRDefault="000F4649" w:rsidP="000F4649">
      <w:pPr>
        <w:rPr>
          <w:lang w:val="en-US"/>
        </w:rPr>
      </w:pPr>
    </w:p>
    <w:p w:rsidR="00367427" w:rsidRPr="009521B2" w:rsidRDefault="00367427" w:rsidP="000F4649">
      <w:pPr>
        <w:rPr>
          <w:lang w:val="en-US"/>
        </w:rPr>
      </w:pPr>
      <w:r w:rsidRPr="009521B2">
        <w:rPr>
          <w:b/>
          <w:lang w:val="en-US"/>
        </w:rPr>
        <w:t>Funktion Init</w:t>
      </w:r>
    </w:p>
    <w:p w:rsidR="00367427" w:rsidRPr="00F70084" w:rsidRDefault="00367427" w:rsidP="000F4649">
      <w:pPr>
        <w:rPr>
          <w:rPrChange w:id="701" w:author="Roger" w:date="2015-08-30T10:32:00Z">
            <w:rPr>
              <w:lang w:val="fr-CH"/>
            </w:rPr>
          </w:rPrChange>
        </w:rPr>
      </w:pPr>
      <w:proofErr w:type="spellStart"/>
      <w:r w:rsidRPr="00F70084">
        <w:rPr>
          <w:rFonts w:ascii="Consolas" w:hAnsi="Consolas" w:cs="Consolas"/>
          <w:color w:val="0000FF"/>
          <w:sz w:val="19"/>
          <w:szCs w:val="19"/>
          <w:highlight w:val="white"/>
          <w:rPrChange w:id="702" w:author="Roger" w:date="2015-08-30T10:32:00Z">
            <w:rPr>
              <w:rFonts w:ascii="Consolas" w:hAnsi="Consolas" w:cs="Consolas"/>
              <w:color w:val="0000FF"/>
              <w:sz w:val="19"/>
              <w:szCs w:val="19"/>
              <w:highlight w:val="white"/>
              <w:lang w:val="fr-CH"/>
            </w:rPr>
          </w:rPrChange>
        </w:rPr>
        <w:t>public</w:t>
      </w:r>
      <w:proofErr w:type="spellEnd"/>
      <w:r w:rsidRPr="00F70084">
        <w:rPr>
          <w:rFonts w:ascii="Consolas" w:hAnsi="Consolas" w:cs="Consolas"/>
          <w:color w:val="000000"/>
          <w:sz w:val="19"/>
          <w:szCs w:val="19"/>
          <w:highlight w:val="white"/>
          <w:rPrChange w:id="703"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FF"/>
          <w:sz w:val="19"/>
          <w:szCs w:val="19"/>
          <w:highlight w:val="white"/>
          <w:rPrChange w:id="704" w:author="Roger" w:date="2015-08-30T10:32:00Z">
            <w:rPr>
              <w:rFonts w:ascii="Consolas" w:hAnsi="Consolas" w:cs="Consolas"/>
              <w:color w:val="0000FF"/>
              <w:sz w:val="19"/>
              <w:szCs w:val="19"/>
              <w:highlight w:val="white"/>
              <w:lang w:val="fr-CH"/>
            </w:rPr>
          </w:rPrChange>
        </w:rPr>
        <w:t>void</w:t>
      </w:r>
      <w:proofErr w:type="spellEnd"/>
      <w:r w:rsidRPr="00F70084">
        <w:rPr>
          <w:rFonts w:ascii="Consolas" w:hAnsi="Consolas" w:cs="Consolas"/>
          <w:color w:val="000000"/>
          <w:sz w:val="19"/>
          <w:szCs w:val="19"/>
          <w:highlight w:val="white"/>
          <w:rPrChange w:id="705"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06" w:author="Roger" w:date="2015-08-30T10:32:00Z">
            <w:rPr>
              <w:rFonts w:ascii="Consolas" w:hAnsi="Consolas" w:cs="Consolas"/>
              <w:color w:val="000000"/>
              <w:sz w:val="19"/>
              <w:szCs w:val="19"/>
              <w:highlight w:val="white"/>
              <w:lang w:val="fr-CH"/>
            </w:rPr>
          </w:rPrChange>
        </w:rPr>
        <w:t>Init</w:t>
      </w:r>
      <w:proofErr w:type="spellEnd"/>
      <w:r w:rsidRPr="00F70084">
        <w:rPr>
          <w:rFonts w:ascii="Consolas" w:hAnsi="Consolas" w:cs="Consolas"/>
          <w:color w:val="000000"/>
          <w:sz w:val="19"/>
          <w:szCs w:val="19"/>
          <w:highlight w:val="white"/>
          <w:rPrChange w:id="707" w:author="Roger" w:date="2015-08-30T10:32:00Z">
            <w:rPr>
              <w:rFonts w:ascii="Consolas" w:hAnsi="Consolas" w:cs="Consolas"/>
              <w:color w:val="000000"/>
              <w:sz w:val="19"/>
              <w:szCs w:val="19"/>
              <w:highlight w:val="white"/>
              <w:lang w:val="fr-CH"/>
            </w:rPr>
          </w:rPrChange>
        </w:rPr>
        <w:t>(</w:t>
      </w:r>
      <w:proofErr w:type="spellStart"/>
      <w:r w:rsidRPr="00F70084">
        <w:rPr>
          <w:rFonts w:ascii="Consolas" w:hAnsi="Consolas" w:cs="Consolas"/>
          <w:color w:val="2B91AF"/>
          <w:sz w:val="19"/>
          <w:szCs w:val="19"/>
          <w:highlight w:val="white"/>
          <w:rPrChange w:id="708" w:author="Roger" w:date="2015-08-30T10:32:00Z">
            <w:rPr>
              <w:rFonts w:ascii="Consolas" w:hAnsi="Consolas" w:cs="Consolas"/>
              <w:color w:val="2B91AF"/>
              <w:sz w:val="19"/>
              <w:szCs w:val="19"/>
              <w:highlight w:val="white"/>
              <w:lang w:val="fr-CH"/>
            </w:rPr>
          </w:rPrChange>
        </w:rPr>
        <w:t>HttpApplication</w:t>
      </w:r>
      <w:proofErr w:type="spellEnd"/>
      <w:r w:rsidRPr="00F70084">
        <w:rPr>
          <w:rFonts w:ascii="Consolas" w:hAnsi="Consolas" w:cs="Consolas"/>
          <w:color w:val="000000"/>
          <w:sz w:val="19"/>
          <w:szCs w:val="19"/>
          <w:highlight w:val="white"/>
          <w:rPrChange w:id="709"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10" w:author="Roger" w:date="2015-08-30T10:32:00Z">
            <w:rPr>
              <w:rFonts w:ascii="Consolas" w:hAnsi="Consolas" w:cs="Consolas"/>
              <w:color w:val="000000"/>
              <w:sz w:val="19"/>
              <w:szCs w:val="19"/>
              <w:highlight w:val="white"/>
              <w:lang w:val="fr-CH"/>
            </w:rPr>
          </w:rPrChange>
        </w:rPr>
        <w:t>application</w:t>
      </w:r>
      <w:proofErr w:type="spellEnd"/>
      <w:r w:rsidRPr="00F70084">
        <w:rPr>
          <w:rFonts w:ascii="Consolas" w:hAnsi="Consolas" w:cs="Consolas"/>
          <w:color w:val="000000"/>
          <w:sz w:val="19"/>
          <w:szCs w:val="19"/>
          <w:highlight w:val="white"/>
          <w:rPrChange w:id="711" w:author="Roger" w:date="2015-08-30T10:32:00Z">
            <w:rPr>
              <w:rFonts w:ascii="Consolas" w:hAnsi="Consolas" w:cs="Consolas"/>
              <w:color w:val="000000"/>
              <w:sz w:val="19"/>
              <w:szCs w:val="19"/>
              <w:highlight w:val="white"/>
              <w:lang w:val="fr-CH"/>
            </w:rPr>
          </w:rPrChange>
        </w:rPr>
        <w:t>)</w:t>
      </w:r>
      <w:r w:rsidRPr="00F70084">
        <w:rPr>
          <w:rFonts w:ascii="Consolas" w:hAnsi="Consolas" w:cs="Consolas"/>
          <w:color w:val="000000"/>
          <w:sz w:val="19"/>
          <w:szCs w:val="19"/>
          <w:rPrChange w:id="712" w:author="Roger" w:date="2015-08-30T10:32:00Z">
            <w:rPr>
              <w:rFonts w:ascii="Consolas" w:hAnsi="Consolas" w:cs="Consolas"/>
              <w:color w:val="000000"/>
              <w:sz w:val="19"/>
              <w:szCs w:val="19"/>
              <w:lang w:val="fr-CH"/>
            </w:rPr>
          </w:rPrChange>
        </w:rPr>
        <w:t xml:space="preserve"> { }</w:t>
      </w:r>
    </w:p>
    <w:p w:rsidR="00367427" w:rsidRPr="00774B0A" w:rsidRDefault="00367427" w:rsidP="000F4649">
      <w:r w:rsidRPr="00774B0A">
        <w:t xml:space="preserve">Die Funktion </w:t>
      </w:r>
      <w:proofErr w:type="spellStart"/>
      <w:r w:rsidRPr="00774B0A">
        <w:t>Init</w:t>
      </w:r>
      <w:proofErr w:type="spellEnd"/>
      <w:r w:rsidRPr="00774B0A">
        <w:t>() wird zum Starten dieses Modul benutzt. Hier wird das Modul an einen Request Event registiert. Im Anhang sind die einzelnen Request Events genauer erläutert.</w:t>
      </w:r>
    </w:p>
    <w:p w:rsidR="00367427" w:rsidRPr="00774B0A" w:rsidRDefault="00367427" w:rsidP="000F4649">
      <w:r w:rsidRPr="00774B0A">
        <w:t xml:space="preserve">Bei diesem Modul ist es vorallem wichtig, dass so viele Daten wie möglich geloggt werden. Das heisst umso später mein Modul vom Webserver aufgerufen wird, umso mehr Informationen hat das Modul zur Verfügung. Informationen wie </w:t>
      </w:r>
      <w:del w:id="713" w:author="Roger" w:date="2015-08-30T13:38:00Z">
        <w:r w:rsidRPr="00774B0A" w:rsidDel="000F1FF1">
          <w:delText xml:space="preserve">http </w:delText>
        </w:r>
      </w:del>
      <w:ins w:id="714" w:author="Roger" w:date="2015-08-30T13:38:00Z">
        <w:r w:rsidR="000F1FF1">
          <w:t>HTTP-</w:t>
        </w:r>
      </w:ins>
      <w:r w:rsidRPr="00774B0A">
        <w:t xml:space="preserve">Status oder mime-type befinden sich im </w:t>
      </w:r>
      <w:r w:rsidR="000B1C7D">
        <w:t>Response</w:t>
      </w:r>
      <w:r w:rsidRPr="00774B0A">
        <w:t xml:space="preserve"> Header.</w:t>
      </w:r>
    </w:p>
    <w:p w:rsidR="00367427" w:rsidRPr="009521B2" w:rsidRDefault="00367427" w:rsidP="000F4649">
      <w:pPr>
        <w:rPr>
          <w:b/>
          <w:lang w:val="en-US"/>
        </w:rPr>
      </w:pPr>
      <w:r w:rsidRPr="009521B2">
        <w:rPr>
          <w:b/>
          <w:lang w:val="en-US"/>
        </w:rPr>
        <w:t>Registierung auf Request Event</w:t>
      </w:r>
    </w:p>
    <w:p w:rsidR="00367427" w:rsidRPr="009521B2" w:rsidRDefault="00367427" w:rsidP="00367427">
      <w:pPr>
        <w:autoSpaceDE w:val="0"/>
        <w:autoSpaceDN w:val="0"/>
        <w:adjustRightInd w:val="0"/>
        <w:spacing w:after="0" w:line="240" w:lineRule="auto"/>
        <w:rPr>
          <w:lang w:val="en-US"/>
        </w:rPr>
      </w:pPr>
      <w:r w:rsidRPr="009521B2">
        <w:rPr>
          <w:rFonts w:ascii="Consolas" w:hAnsi="Consolas" w:cs="Consolas"/>
          <w:color w:val="000000"/>
          <w:sz w:val="19"/>
          <w:szCs w:val="19"/>
          <w:highlight w:val="white"/>
          <w:lang w:val="en-US"/>
        </w:rPr>
        <w:lastRenderedPageBreak/>
        <w:t>application.EndRequest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EventHandler</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
    <w:p w:rsidR="00367427" w:rsidRPr="009521B2" w:rsidRDefault="00367427" w:rsidP="000F4649">
      <w:pPr>
        <w:rPr>
          <w:lang w:val="en-US"/>
        </w:rPr>
      </w:pPr>
    </w:p>
    <w:p w:rsidR="00367427" w:rsidRPr="00774B0A" w:rsidRDefault="00367427" w:rsidP="000F4649">
      <w:r w:rsidRPr="00774B0A">
        <w:t>Sobald der EndRequest Event aufgeführt wird, wird die Funktion Application_EndRequest aufgerufen.</w:t>
      </w:r>
    </w:p>
    <w:p w:rsidR="00367427" w:rsidRPr="00F70084" w:rsidRDefault="00367427" w:rsidP="000F4649">
      <w:pPr>
        <w:rPr>
          <w:b/>
          <w:rPrChange w:id="715" w:author="Roger" w:date="2015-08-30T10:32:00Z">
            <w:rPr>
              <w:b/>
              <w:lang w:val="fr-CH"/>
            </w:rPr>
          </w:rPrChange>
        </w:rPr>
      </w:pPr>
      <w:r w:rsidRPr="00F70084">
        <w:rPr>
          <w:b/>
          <w:rPrChange w:id="716" w:author="Roger" w:date="2015-08-30T10:32:00Z">
            <w:rPr>
              <w:b/>
              <w:lang w:val="fr-CH"/>
            </w:rPr>
          </w:rPrChange>
        </w:rPr>
        <w:t>Zugriff auf Header Informationen</w:t>
      </w:r>
    </w:p>
    <w:p w:rsidR="00367427" w:rsidRPr="00F70084" w:rsidRDefault="00367427" w:rsidP="00367427">
      <w:pPr>
        <w:autoSpaceDE w:val="0"/>
        <w:autoSpaceDN w:val="0"/>
        <w:adjustRightInd w:val="0"/>
        <w:spacing w:after="0" w:line="240" w:lineRule="auto"/>
        <w:rPr>
          <w:rFonts w:ascii="Consolas" w:hAnsi="Consolas" w:cs="Consolas"/>
          <w:color w:val="000000"/>
          <w:sz w:val="19"/>
          <w:szCs w:val="19"/>
          <w:highlight w:val="white"/>
          <w:rPrChange w:id="717" w:author="Roger" w:date="2015-08-30T10:32:00Z">
            <w:rPr>
              <w:rFonts w:ascii="Consolas" w:hAnsi="Consolas" w:cs="Consolas"/>
              <w:color w:val="000000"/>
              <w:sz w:val="19"/>
              <w:szCs w:val="19"/>
              <w:highlight w:val="white"/>
              <w:lang w:val="fr-CH"/>
            </w:rPr>
          </w:rPrChange>
        </w:rPr>
      </w:pPr>
      <w:r w:rsidRPr="00F70084">
        <w:rPr>
          <w:rFonts w:ascii="Consolas" w:hAnsi="Consolas" w:cs="Consolas"/>
          <w:color w:val="0000FF"/>
          <w:sz w:val="19"/>
          <w:szCs w:val="19"/>
          <w:highlight w:val="white"/>
          <w:rPrChange w:id="718" w:author="Roger" w:date="2015-08-30T10:32:00Z">
            <w:rPr>
              <w:rFonts w:ascii="Consolas" w:hAnsi="Consolas" w:cs="Consolas"/>
              <w:color w:val="0000FF"/>
              <w:sz w:val="19"/>
              <w:szCs w:val="19"/>
              <w:highlight w:val="white"/>
              <w:lang w:val="fr-CH"/>
            </w:rPr>
          </w:rPrChange>
        </w:rPr>
        <w:t>private</w:t>
      </w:r>
      <w:r w:rsidRPr="00F70084">
        <w:rPr>
          <w:rFonts w:ascii="Consolas" w:hAnsi="Consolas" w:cs="Consolas"/>
          <w:color w:val="000000"/>
          <w:sz w:val="19"/>
          <w:szCs w:val="19"/>
          <w:highlight w:val="white"/>
          <w:rPrChange w:id="719"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FF"/>
          <w:sz w:val="19"/>
          <w:szCs w:val="19"/>
          <w:highlight w:val="white"/>
          <w:rPrChange w:id="720" w:author="Roger" w:date="2015-08-30T10:32:00Z">
            <w:rPr>
              <w:rFonts w:ascii="Consolas" w:hAnsi="Consolas" w:cs="Consolas"/>
              <w:color w:val="0000FF"/>
              <w:sz w:val="19"/>
              <w:szCs w:val="19"/>
              <w:highlight w:val="white"/>
              <w:lang w:val="fr-CH"/>
            </w:rPr>
          </w:rPrChange>
        </w:rPr>
        <w:t>void</w:t>
      </w:r>
      <w:proofErr w:type="spellEnd"/>
      <w:r w:rsidRPr="00F70084">
        <w:rPr>
          <w:rFonts w:ascii="Consolas" w:hAnsi="Consolas" w:cs="Consolas"/>
          <w:color w:val="000000"/>
          <w:sz w:val="19"/>
          <w:szCs w:val="19"/>
          <w:highlight w:val="white"/>
          <w:rPrChange w:id="721"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22" w:author="Roger" w:date="2015-08-30T10:32:00Z">
            <w:rPr>
              <w:rFonts w:ascii="Consolas" w:hAnsi="Consolas" w:cs="Consolas"/>
              <w:color w:val="000000"/>
              <w:sz w:val="19"/>
              <w:szCs w:val="19"/>
              <w:highlight w:val="white"/>
              <w:lang w:val="fr-CH"/>
            </w:rPr>
          </w:rPrChange>
        </w:rPr>
        <w:t>Application_EndRequest</w:t>
      </w:r>
      <w:proofErr w:type="spellEnd"/>
      <w:r w:rsidRPr="00F70084">
        <w:rPr>
          <w:rFonts w:ascii="Consolas" w:hAnsi="Consolas" w:cs="Consolas"/>
          <w:color w:val="000000"/>
          <w:sz w:val="19"/>
          <w:szCs w:val="19"/>
          <w:highlight w:val="white"/>
          <w:rPrChange w:id="723" w:author="Roger" w:date="2015-08-30T10:32:00Z">
            <w:rPr>
              <w:rFonts w:ascii="Consolas" w:hAnsi="Consolas" w:cs="Consolas"/>
              <w:color w:val="000000"/>
              <w:sz w:val="19"/>
              <w:szCs w:val="19"/>
              <w:highlight w:val="white"/>
              <w:lang w:val="fr-CH"/>
            </w:rPr>
          </w:rPrChange>
        </w:rPr>
        <w:t>(</w:t>
      </w:r>
      <w:proofErr w:type="spellStart"/>
      <w:r w:rsidRPr="00F70084">
        <w:rPr>
          <w:rFonts w:ascii="Consolas" w:hAnsi="Consolas" w:cs="Consolas"/>
          <w:color w:val="2B91AF"/>
          <w:sz w:val="19"/>
          <w:szCs w:val="19"/>
          <w:highlight w:val="white"/>
          <w:rPrChange w:id="724" w:author="Roger" w:date="2015-08-30T10:32:00Z">
            <w:rPr>
              <w:rFonts w:ascii="Consolas" w:hAnsi="Consolas" w:cs="Consolas"/>
              <w:color w:val="2B91AF"/>
              <w:sz w:val="19"/>
              <w:szCs w:val="19"/>
              <w:highlight w:val="white"/>
              <w:lang w:val="fr-CH"/>
            </w:rPr>
          </w:rPrChange>
        </w:rPr>
        <w:t>Object</w:t>
      </w:r>
      <w:proofErr w:type="spellEnd"/>
      <w:r w:rsidRPr="00F70084">
        <w:rPr>
          <w:rFonts w:ascii="Consolas" w:hAnsi="Consolas" w:cs="Consolas"/>
          <w:color w:val="000000"/>
          <w:sz w:val="19"/>
          <w:szCs w:val="19"/>
          <w:highlight w:val="white"/>
          <w:rPrChange w:id="725"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26" w:author="Roger" w:date="2015-08-30T10:32:00Z">
            <w:rPr>
              <w:rFonts w:ascii="Consolas" w:hAnsi="Consolas" w:cs="Consolas"/>
              <w:color w:val="000000"/>
              <w:sz w:val="19"/>
              <w:szCs w:val="19"/>
              <w:highlight w:val="white"/>
              <w:lang w:val="fr-CH"/>
            </w:rPr>
          </w:rPrChange>
        </w:rPr>
        <w:t>source</w:t>
      </w:r>
      <w:proofErr w:type="spellEnd"/>
      <w:r w:rsidRPr="00F70084">
        <w:rPr>
          <w:rFonts w:ascii="Consolas" w:hAnsi="Consolas" w:cs="Consolas"/>
          <w:color w:val="000000"/>
          <w:sz w:val="19"/>
          <w:szCs w:val="19"/>
          <w:highlight w:val="white"/>
          <w:rPrChange w:id="727"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2B91AF"/>
          <w:sz w:val="19"/>
          <w:szCs w:val="19"/>
          <w:highlight w:val="white"/>
          <w:rPrChange w:id="728" w:author="Roger" w:date="2015-08-30T10:32:00Z">
            <w:rPr>
              <w:rFonts w:ascii="Consolas" w:hAnsi="Consolas" w:cs="Consolas"/>
              <w:color w:val="2B91AF"/>
              <w:sz w:val="19"/>
              <w:szCs w:val="19"/>
              <w:highlight w:val="white"/>
              <w:lang w:val="fr-CH"/>
            </w:rPr>
          </w:rPrChange>
        </w:rPr>
        <w:t>EventArgs</w:t>
      </w:r>
      <w:proofErr w:type="spellEnd"/>
      <w:r w:rsidRPr="00F70084">
        <w:rPr>
          <w:rFonts w:ascii="Consolas" w:hAnsi="Consolas" w:cs="Consolas"/>
          <w:color w:val="000000"/>
          <w:sz w:val="19"/>
          <w:szCs w:val="19"/>
          <w:highlight w:val="white"/>
          <w:rPrChange w:id="729" w:author="Roger" w:date="2015-08-30T10:32:00Z">
            <w:rPr>
              <w:rFonts w:ascii="Consolas" w:hAnsi="Consolas" w:cs="Consolas"/>
              <w:color w:val="000000"/>
              <w:sz w:val="19"/>
              <w:szCs w:val="19"/>
              <w:highlight w:val="white"/>
              <w:lang w:val="fr-CH"/>
            </w:rPr>
          </w:rPrChange>
        </w:rPr>
        <w:t xml:space="preserve"> e)</w:t>
      </w:r>
    </w:p>
    <w:p w:rsidR="00367427" w:rsidRPr="00F70084" w:rsidRDefault="00367427" w:rsidP="00367427">
      <w:pPr>
        <w:autoSpaceDE w:val="0"/>
        <w:autoSpaceDN w:val="0"/>
        <w:adjustRightInd w:val="0"/>
        <w:spacing w:after="0" w:line="240" w:lineRule="auto"/>
        <w:rPr>
          <w:rFonts w:ascii="Consolas" w:hAnsi="Consolas" w:cs="Consolas"/>
          <w:color w:val="000000"/>
          <w:sz w:val="19"/>
          <w:szCs w:val="19"/>
          <w:highlight w:val="white"/>
          <w:rPrChange w:id="730" w:author="Roger" w:date="2015-08-30T10:32:00Z">
            <w:rPr>
              <w:rFonts w:ascii="Consolas" w:hAnsi="Consolas" w:cs="Consolas"/>
              <w:color w:val="000000"/>
              <w:sz w:val="19"/>
              <w:szCs w:val="19"/>
              <w:highlight w:val="white"/>
              <w:lang w:val="fr-CH"/>
            </w:rPr>
          </w:rPrChange>
        </w:rPr>
      </w:pPr>
      <w:r w:rsidRPr="00F70084">
        <w:rPr>
          <w:rFonts w:ascii="Consolas" w:hAnsi="Consolas" w:cs="Consolas"/>
          <w:color w:val="000000"/>
          <w:sz w:val="19"/>
          <w:szCs w:val="19"/>
          <w:highlight w:val="white"/>
          <w:rPrChange w:id="731" w:author="Roger" w:date="2015-08-30T10:32:00Z">
            <w:rPr>
              <w:rFonts w:ascii="Consolas" w:hAnsi="Consolas" w:cs="Consolas"/>
              <w:color w:val="000000"/>
              <w:sz w:val="19"/>
              <w:szCs w:val="19"/>
              <w:highlight w:val="white"/>
              <w:lang w:val="fr-CH"/>
            </w:rPr>
          </w:rPrChange>
        </w:rPr>
        <w:t xml:space="preserve">        {</w:t>
      </w:r>
    </w:p>
    <w:p w:rsidR="00367427" w:rsidRPr="00F70084" w:rsidRDefault="00367427" w:rsidP="00367427">
      <w:pPr>
        <w:autoSpaceDE w:val="0"/>
        <w:autoSpaceDN w:val="0"/>
        <w:adjustRightInd w:val="0"/>
        <w:spacing w:after="0" w:line="240" w:lineRule="auto"/>
        <w:rPr>
          <w:rFonts w:ascii="Consolas" w:hAnsi="Consolas" w:cs="Consolas"/>
          <w:color w:val="000000"/>
          <w:sz w:val="19"/>
          <w:szCs w:val="19"/>
          <w:highlight w:val="white"/>
          <w:rPrChange w:id="732" w:author="Roger" w:date="2015-08-30T10:32:00Z">
            <w:rPr>
              <w:rFonts w:ascii="Consolas" w:hAnsi="Consolas" w:cs="Consolas"/>
              <w:color w:val="000000"/>
              <w:sz w:val="19"/>
              <w:szCs w:val="19"/>
              <w:highlight w:val="white"/>
              <w:lang w:val="fr-CH"/>
            </w:rPr>
          </w:rPrChange>
        </w:rPr>
      </w:pPr>
      <w:r w:rsidRPr="00F70084">
        <w:rPr>
          <w:rFonts w:ascii="Consolas" w:hAnsi="Consolas" w:cs="Consolas"/>
          <w:color w:val="000000"/>
          <w:sz w:val="19"/>
          <w:szCs w:val="19"/>
          <w:highlight w:val="white"/>
          <w:rPrChange w:id="733"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2B91AF"/>
          <w:sz w:val="19"/>
          <w:szCs w:val="19"/>
          <w:highlight w:val="white"/>
          <w:rPrChange w:id="734" w:author="Roger" w:date="2015-08-30T10:32:00Z">
            <w:rPr>
              <w:rFonts w:ascii="Consolas" w:hAnsi="Consolas" w:cs="Consolas"/>
              <w:color w:val="2B91AF"/>
              <w:sz w:val="19"/>
              <w:szCs w:val="19"/>
              <w:highlight w:val="white"/>
              <w:lang w:val="fr-CH"/>
            </w:rPr>
          </w:rPrChange>
        </w:rPr>
        <w:t>HttpApplication</w:t>
      </w:r>
      <w:proofErr w:type="spellEnd"/>
      <w:r w:rsidRPr="00F70084">
        <w:rPr>
          <w:rFonts w:ascii="Consolas" w:hAnsi="Consolas" w:cs="Consolas"/>
          <w:color w:val="000000"/>
          <w:sz w:val="19"/>
          <w:szCs w:val="19"/>
          <w:highlight w:val="white"/>
          <w:rPrChange w:id="735"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36" w:author="Roger" w:date="2015-08-30T10:32:00Z">
            <w:rPr>
              <w:rFonts w:ascii="Consolas" w:hAnsi="Consolas" w:cs="Consolas"/>
              <w:color w:val="000000"/>
              <w:sz w:val="19"/>
              <w:szCs w:val="19"/>
              <w:highlight w:val="white"/>
              <w:lang w:val="fr-CH"/>
            </w:rPr>
          </w:rPrChange>
        </w:rPr>
        <w:t>application</w:t>
      </w:r>
      <w:proofErr w:type="spellEnd"/>
      <w:r w:rsidRPr="00F70084">
        <w:rPr>
          <w:rFonts w:ascii="Consolas" w:hAnsi="Consolas" w:cs="Consolas"/>
          <w:color w:val="000000"/>
          <w:sz w:val="19"/>
          <w:szCs w:val="19"/>
          <w:highlight w:val="white"/>
          <w:rPrChange w:id="737"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2B91AF"/>
          <w:sz w:val="19"/>
          <w:szCs w:val="19"/>
          <w:highlight w:val="white"/>
          <w:rPrChange w:id="738" w:author="Roger" w:date="2015-08-30T10:32:00Z">
            <w:rPr>
              <w:rFonts w:ascii="Consolas" w:hAnsi="Consolas" w:cs="Consolas"/>
              <w:color w:val="2B91AF"/>
              <w:sz w:val="19"/>
              <w:szCs w:val="19"/>
              <w:highlight w:val="white"/>
              <w:lang w:val="fr-CH"/>
            </w:rPr>
          </w:rPrChange>
        </w:rPr>
        <w:t>HttpApplication</w:t>
      </w:r>
      <w:proofErr w:type="spellEnd"/>
      <w:r w:rsidRPr="00F70084">
        <w:rPr>
          <w:rFonts w:ascii="Consolas" w:hAnsi="Consolas" w:cs="Consolas"/>
          <w:color w:val="000000"/>
          <w:sz w:val="19"/>
          <w:szCs w:val="19"/>
          <w:highlight w:val="white"/>
          <w:rPrChange w:id="739" w:author="Roger" w:date="2015-08-30T10:32:00Z">
            <w:rPr>
              <w:rFonts w:ascii="Consolas" w:hAnsi="Consolas" w:cs="Consolas"/>
              <w:color w:val="000000"/>
              <w:sz w:val="19"/>
              <w:szCs w:val="19"/>
              <w:highlight w:val="white"/>
              <w:lang w:val="fr-CH"/>
            </w:rPr>
          </w:rPrChange>
        </w:rPr>
        <w:t>)</w:t>
      </w:r>
      <w:proofErr w:type="spellStart"/>
      <w:r w:rsidRPr="00F70084">
        <w:rPr>
          <w:rFonts w:ascii="Consolas" w:hAnsi="Consolas" w:cs="Consolas"/>
          <w:color w:val="000000"/>
          <w:sz w:val="19"/>
          <w:szCs w:val="19"/>
          <w:highlight w:val="white"/>
          <w:rPrChange w:id="740" w:author="Roger" w:date="2015-08-30T10:32:00Z">
            <w:rPr>
              <w:rFonts w:ascii="Consolas" w:hAnsi="Consolas" w:cs="Consolas"/>
              <w:color w:val="000000"/>
              <w:sz w:val="19"/>
              <w:szCs w:val="19"/>
              <w:highlight w:val="white"/>
              <w:lang w:val="fr-CH"/>
            </w:rPr>
          </w:rPrChange>
        </w:rPr>
        <w:t>source</w:t>
      </w:r>
      <w:proofErr w:type="spellEnd"/>
      <w:r w:rsidRPr="00F70084">
        <w:rPr>
          <w:rFonts w:ascii="Consolas" w:hAnsi="Consolas" w:cs="Consolas"/>
          <w:color w:val="000000"/>
          <w:sz w:val="19"/>
          <w:szCs w:val="19"/>
          <w:highlight w:val="white"/>
          <w:rPrChange w:id="741" w:author="Roger" w:date="2015-08-30T10:32:00Z">
            <w:rPr>
              <w:rFonts w:ascii="Consolas" w:hAnsi="Consolas" w:cs="Consolas"/>
              <w:color w:val="000000"/>
              <w:sz w:val="19"/>
              <w:szCs w:val="19"/>
              <w:highlight w:val="white"/>
              <w:lang w:val="fr-CH"/>
            </w:rPr>
          </w:rPrChange>
        </w:rPr>
        <w:t>;</w:t>
      </w:r>
    </w:p>
    <w:p w:rsidR="00367427" w:rsidRPr="00F70084" w:rsidRDefault="00367427" w:rsidP="00367427">
      <w:pPr>
        <w:autoSpaceDE w:val="0"/>
        <w:autoSpaceDN w:val="0"/>
        <w:adjustRightInd w:val="0"/>
        <w:spacing w:after="0" w:line="240" w:lineRule="auto"/>
        <w:rPr>
          <w:rFonts w:ascii="Consolas" w:hAnsi="Consolas" w:cs="Consolas"/>
          <w:color w:val="000000"/>
          <w:sz w:val="19"/>
          <w:szCs w:val="19"/>
          <w:highlight w:val="white"/>
          <w:rPrChange w:id="742" w:author="Roger" w:date="2015-08-30T10:32:00Z">
            <w:rPr>
              <w:rFonts w:ascii="Consolas" w:hAnsi="Consolas" w:cs="Consolas"/>
              <w:color w:val="000000"/>
              <w:sz w:val="19"/>
              <w:szCs w:val="19"/>
              <w:highlight w:val="white"/>
              <w:lang w:val="fr-CH"/>
            </w:rPr>
          </w:rPrChange>
        </w:rPr>
      </w:pPr>
      <w:r w:rsidRPr="00F70084">
        <w:rPr>
          <w:rFonts w:ascii="Consolas" w:hAnsi="Consolas" w:cs="Consolas"/>
          <w:color w:val="000000"/>
          <w:sz w:val="19"/>
          <w:szCs w:val="19"/>
          <w:highlight w:val="white"/>
          <w:rPrChange w:id="743"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2B91AF"/>
          <w:sz w:val="19"/>
          <w:szCs w:val="19"/>
          <w:highlight w:val="white"/>
          <w:rPrChange w:id="744" w:author="Roger" w:date="2015-08-30T10:32:00Z">
            <w:rPr>
              <w:rFonts w:ascii="Consolas" w:hAnsi="Consolas" w:cs="Consolas"/>
              <w:color w:val="2B91AF"/>
              <w:sz w:val="19"/>
              <w:szCs w:val="19"/>
              <w:highlight w:val="white"/>
              <w:lang w:val="fr-CH"/>
            </w:rPr>
          </w:rPrChange>
        </w:rPr>
        <w:t>HttpContext</w:t>
      </w:r>
      <w:proofErr w:type="spellEnd"/>
      <w:r w:rsidRPr="00F70084">
        <w:rPr>
          <w:rFonts w:ascii="Consolas" w:hAnsi="Consolas" w:cs="Consolas"/>
          <w:color w:val="000000"/>
          <w:sz w:val="19"/>
          <w:szCs w:val="19"/>
          <w:highlight w:val="white"/>
          <w:rPrChange w:id="745"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46" w:author="Roger" w:date="2015-08-30T10:32:00Z">
            <w:rPr>
              <w:rFonts w:ascii="Consolas" w:hAnsi="Consolas" w:cs="Consolas"/>
              <w:color w:val="000000"/>
              <w:sz w:val="19"/>
              <w:szCs w:val="19"/>
              <w:highlight w:val="white"/>
              <w:lang w:val="fr-CH"/>
            </w:rPr>
          </w:rPrChange>
        </w:rPr>
        <w:t>context</w:t>
      </w:r>
      <w:proofErr w:type="spellEnd"/>
      <w:r w:rsidRPr="00F70084">
        <w:rPr>
          <w:rFonts w:ascii="Consolas" w:hAnsi="Consolas" w:cs="Consolas"/>
          <w:color w:val="000000"/>
          <w:sz w:val="19"/>
          <w:szCs w:val="19"/>
          <w:highlight w:val="white"/>
          <w:rPrChange w:id="747"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000000"/>
          <w:sz w:val="19"/>
          <w:szCs w:val="19"/>
          <w:highlight w:val="white"/>
          <w:rPrChange w:id="748" w:author="Roger" w:date="2015-08-30T10:32:00Z">
            <w:rPr>
              <w:rFonts w:ascii="Consolas" w:hAnsi="Consolas" w:cs="Consolas"/>
              <w:color w:val="000000"/>
              <w:sz w:val="19"/>
              <w:szCs w:val="19"/>
              <w:highlight w:val="white"/>
              <w:lang w:val="fr-CH"/>
            </w:rPr>
          </w:rPrChange>
        </w:rPr>
        <w:t>application.Context</w:t>
      </w:r>
      <w:proofErr w:type="spellEnd"/>
      <w:r w:rsidRPr="00F70084">
        <w:rPr>
          <w:rFonts w:ascii="Consolas" w:hAnsi="Consolas" w:cs="Consolas"/>
          <w:color w:val="000000"/>
          <w:sz w:val="19"/>
          <w:szCs w:val="19"/>
          <w:highlight w:val="white"/>
          <w:rPrChange w:id="749" w:author="Roger" w:date="2015-08-30T10:32:00Z">
            <w:rPr>
              <w:rFonts w:ascii="Consolas" w:hAnsi="Consolas" w:cs="Consolas"/>
              <w:color w:val="000000"/>
              <w:sz w:val="19"/>
              <w:szCs w:val="19"/>
              <w:highlight w:val="white"/>
              <w:lang w:val="fr-CH"/>
            </w:rPr>
          </w:rPrChange>
        </w:rPr>
        <w:t>;</w:t>
      </w:r>
    </w:p>
    <w:p w:rsidR="00367427" w:rsidRPr="00F70084" w:rsidRDefault="00367427" w:rsidP="00367427">
      <w:pPr>
        <w:rPr>
          <w:rPrChange w:id="750" w:author="Roger" w:date="2015-08-30T10:32:00Z">
            <w:rPr>
              <w:lang w:val="fr-CH"/>
            </w:rPr>
          </w:rPrChange>
        </w:rPr>
      </w:pPr>
      <w:r w:rsidRPr="00F70084">
        <w:rPr>
          <w:rFonts w:ascii="Consolas" w:hAnsi="Consolas" w:cs="Consolas"/>
          <w:color w:val="000000"/>
          <w:sz w:val="19"/>
          <w:szCs w:val="19"/>
          <w:highlight w:val="white"/>
          <w:rPrChange w:id="751"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FF"/>
          <w:sz w:val="19"/>
          <w:szCs w:val="19"/>
          <w:highlight w:val="white"/>
          <w:rPrChange w:id="752" w:author="Roger" w:date="2015-08-30T10:32:00Z">
            <w:rPr>
              <w:rFonts w:ascii="Consolas" w:hAnsi="Consolas" w:cs="Consolas"/>
              <w:color w:val="0000FF"/>
              <w:sz w:val="19"/>
              <w:szCs w:val="19"/>
              <w:highlight w:val="white"/>
              <w:lang w:val="fr-CH"/>
            </w:rPr>
          </w:rPrChange>
        </w:rPr>
        <w:t>string</w:t>
      </w:r>
      <w:proofErr w:type="spellEnd"/>
      <w:r w:rsidRPr="00F70084">
        <w:rPr>
          <w:rFonts w:ascii="Consolas" w:hAnsi="Consolas" w:cs="Consolas"/>
          <w:color w:val="000000"/>
          <w:sz w:val="19"/>
          <w:szCs w:val="19"/>
          <w:highlight w:val="white"/>
          <w:rPrChange w:id="753"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54" w:author="Roger" w:date="2015-08-30T10:32:00Z">
            <w:rPr>
              <w:rFonts w:ascii="Consolas" w:hAnsi="Consolas" w:cs="Consolas"/>
              <w:color w:val="000000"/>
              <w:sz w:val="19"/>
              <w:szCs w:val="19"/>
              <w:highlight w:val="white"/>
              <w:lang w:val="fr-CH"/>
            </w:rPr>
          </w:rPrChange>
        </w:rPr>
        <w:t>contentType</w:t>
      </w:r>
      <w:proofErr w:type="spellEnd"/>
      <w:r w:rsidRPr="00F70084">
        <w:rPr>
          <w:rFonts w:ascii="Consolas" w:hAnsi="Consolas" w:cs="Consolas"/>
          <w:color w:val="000000"/>
          <w:sz w:val="19"/>
          <w:szCs w:val="19"/>
          <w:highlight w:val="white"/>
          <w:rPrChange w:id="755"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000000"/>
          <w:sz w:val="19"/>
          <w:szCs w:val="19"/>
          <w:highlight w:val="white"/>
          <w:rPrChange w:id="756" w:author="Roger" w:date="2015-08-30T10:32:00Z">
            <w:rPr>
              <w:rFonts w:ascii="Consolas" w:hAnsi="Consolas" w:cs="Consolas"/>
              <w:color w:val="000000"/>
              <w:sz w:val="19"/>
              <w:szCs w:val="19"/>
              <w:highlight w:val="white"/>
              <w:lang w:val="fr-CH"/>
            </w:rPr>
          </w:rPrChange>
        </w:rPr>
        <w:t>context.Response.ContentType</w:t>
      </w:r>
      <w:proofErr w:type="spellEnd"/>
      <w:r w:rsidRPr="00F70084">
        <w:rPr>
          <w:rFonts w:ascii="Consolas" w:hAnsi="Consolas" w:cs="Consolas"/>
          <w:color w:val="000000"/>
          <w:sz w:val="19"/>
          <w:szCs w:val="19"/>
          <w:highlight w:val="white"/>
          <w:rPrChange w:id="757" w:author="Roger" w:date="2015-08-30T10:32:00Z">
            <w:rPr>
              <w:rFonts w:ascii="Consolas" w:hAnsi="Consolas" w:cs="Consolas"/>
              <w:color w:val="000000"/>
              <w:sz w:val="19"/>
              <w:szCs w:val="19"/>
              <w:highlight w:val="white"/>
              <w:lang w:val="fr-CH"/>
            </w:rPr>
          </w:rPrChange>
        </w:rPr>
        <w:t>;</w:t>
      </w:r>
    </w:p>
    <w:p w:rsidR="00367427" w:rsidRPr="00774B0A" w:rsidRDefault="00B85AD6" w:rsidP="000F4649">
      <w:r w:rsidRPr="00774B0A">
        <w:t xml:space="preserve">Das ganze </w:t>
      </w:r>
      <w:del w:id="758" w:author="Roger" w:date="2015-08-30T13:38:00Z">
        <w:r w:rsidRPr="00774B0A" w:rsidDel="000F1FF1">
          <w:delText xml:space="preserve">http </w:delText>
        </w:r>
      </w:del>
      <w:ins w:id="759" w:author="Roger" w:date="2015-08-30T13:38:00Z">
        <w:r w:rsidR="000F1FF1">
          <w:t>HTTP-</w:t>
        </w:r>
      </w:ins>
      <w:r w:rsidRPr="00774B0A">
        <w:t>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lastRenderedPageBreak/>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9521B2" w:rsidRDefault="00FD4AA4" w:rsidP="00FD4AA4">
      <w:pPr>
        <w:rPr>
          <w:lang w:val="en-US"/>
        </w:rPr>
      </w:pPr>
      <w:r w:rsidRPr="009521B2">
        <w:rPr>
          <w:lang w:val="en-US"/>
        </w:rPr>
        <w:t>Konfiguration im web.config</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760" w:name="_Toc428543247"/>
      <w:r w:rsidRPr="00774B0A">
        <w:t>Logfile Handler</w:t>
      </w:r>
      <w:bookmarkEnd w:id="760"/>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D373C">
      <w:pPr>
        <w:pStyle w:val="berschrift3"/>
        <w:numPr>
          <w:ilvl w:val="2"/>
          <w:numId w:val="17"/>
        </w:numPr>
        <w:ind w:left="567" w:hanging="567"/>
      </w:pPr>
      <w:bookmarkStart w:id="761" w:name="_Toc428543248"/>
      <w:r w:rsidRPr="00774B0A">
        <w:t>Transfer Handler</w:t>
      </w:r>
      <w:bookmarkEnd w:id="761"/>
    </w:p>
    <w:p w:rsidR="00830317" w:rsidRPr="00774B0A" w:rsidRDefault="00830317" w:rsidP="00830317"/>
    <w:p w:rsidR="000F4649" w:rsidRPr="00774B0A" w:rsidRDefault="000F4649" w:rsidP="008D373C">
      <w:pPr>
        <w:pStyle w:val="berschrift4"/>
        <w:numPr>
          <w:ilvl w:val="3"/>
          <w:numId w:val="17"/>
        </w:numPr>
        <w:ind w:left="567" w:hanging="567"/>
      </w:pPr>
      <w:r w:rsidRPr="00774B0A">
        <w:lastRenderedPageBreak/>
        <w:t>FRQ-005 Bild inkl. Bildinformationen verschicken</w:t>
      </w:r>
    </w:p>
    <w:p w:rsidR="001C758B" w:rsidRPr="00774B0A" w:rsidRDefault="001C758B" w:rsidP="001C758B">
      <w:r w:rsidRPr="00774B0A">
        <w:t xml:space="preserve">Der Transfer Handler schickt die Informationen über </w:t>
      </w:r>
      <w:del w:id="762" w:author="Roger" w:date="2015-08-30T13:40:00Z">
        <w:r w:rsidRPr="00774B0A" w:rsidDel="000F1FF1">
          <w:delText xml:space="preserve">http </w:delText>
        </w:r>
      </w:del>
      <w:ins w:id="763" w:author="Roger" w:date="2015-08-30T13:40:00Z">
        <w:r w:rsidR="000F1FF1">
          <w:t>HTTP</w:t>
        </w:r>
        <w:r w:rsidR="000F1FF1" w:rsidRPr="00774B0A">
          <w:t xml:space="preserve"> </w:t>
        </w:r>
      </w:ins>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t>Bei der Endpoint Konfiguration muss die ABC</w:t>
      </w:r>
      <w:ins w:id="764" w:author="Roger" w:date="2015-08-30T13:40:00Z">
        <w:r w:rsidR="000F1FF1">
          <w:t>-</w:t>
        </w:r>
      </w:ins>
      <w:del w:id="765" w:author="Roger" w:date="2015-08-30T13:40:00Z">
        <w:r w:rsidRPr="00774B0A" w:rsidDel="000F1FF1">
          <w:delText xml:space="preserve"> </w:delText>
        </w:r>
      </w:del>
      <w:r w:rsidRPr="00774B0A">
        <w:t>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766" w:name="_Toc428543249"/>
      <w:r w:rsidRPr="00774B0A">
        <w:t>Empfänger</w:t>
      </w:r>
      <w:r w:rsidR="000F4649" w:rsidRPr="00774B0A">
        <w:t xml:space="preserve"> und Translator</w:t>
      </w:r>
      <w:bookmarkEnd w:id="766"/>
    </w:p>
    <w:p w:rsidR="000B1A27" w:rsidRPr="00774B0A" w:rsidRDefault="000B1A27" w:rsidP="000B1A27"/>
    <w:p w:rsidR="000B1A27" w:rsidRPr="00774B0A" w:rsidRDefault="000B1A27" w:rsidP="000B1A27">
      <w:r w:rsidRPr="00774B0A">
        <w:lastRenderedPageBreak/>
        <w:t>Die Umsetzung des Empfängers und Translators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767" w:name="_Toc428543250"/>
      <w:r w:rsidRPr="00774B0A">
        <w:t>Empfänger</w:t>
      </w:r>
      <w:bookmarkEnd w:id="767"/>
    </w:p>
    <w:p w:rsidR="000B1A27" w:rsidRPr="00774B0A" w:rsidRDefault="000B1A27" w:rsidP="000B1A27">
      <w:r w:rsidRPr="00774B0A">
        <w:t>Der Empfänger ist ein Webservice</w:t>
      </w:r>
      <w:ins w:id="768" w:author="Roger" w:date="2015-08-30T13:41:00Z">
        <w:r w:rsidR="000F1FF1">
          <w:t>,</w:t>
        </w:r>
      </w:ins>
      <w:r w:rsidRPr="00774B0A">
        <w:t xml:space="preserve"> welche</w:t>
      </w:r>
      <w:ins w:id="769" w:author="Roger" w:date="2015-08-30T13:41:00Z">
        <w:r w:rsidR="000F1FF1">
          <w:t>r</w:t>
        </w:r>
      </w:ins>
      <w:del w:id="770" w:author="Roger" w:date="2015-08-30T13:41:00Z">
        <w:r w:rsidRPr="00774B0A" w:rsidDel="000F1FF1">
          <w:delText>s</w:delText>
        </w:r>
      </w:del>
      <w:r w:rsidRPr="00774B0A">
        <w:t xml:space="preserve"> anhand des WCF</w:t>
      </w:r>
      <w:ins w:id="771" w:author="Roger" w:date="2015-08-30T13:41:00Z">
        <w:r w:rsidR="000F1FF1">
          <w:t>-</w:t>
        </w:r>
      </w:ins>
      <w:del w:id="772" w:author="Roger" w:date="2015-08-30T13:41:00Z">
        <w:r w:rsidRPr="00774B0A" w:rsidDel="000F1FF1">
          <w:delText xml:space="preserve"> </w:delText>
        </w:r>
      </w:del>
      <w:r w:rsidRPr="00774B0A">
        <w:t xml:space="preserve">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w:t>
      </w:r>
      <w:ins w:id="773" w:author="Roger" w:date="2015-08-30T13:41:00Z">
        <w:r w:rsidR="000F1FF1">
          <w:t>-</w:t>
        </w:r>
      </w:ins>
      <w:del w:id="774" w:author="Roger" w:date="2015-08-30T13:41:00Z">
        <w:r w:rsidRPr="00774B0A" w:rsidDel="000F1FF1">
          <w:delText xml:space="preserve"> </w:delText>
        </w:r>
      </w:del>
      <w:r w:rsidRPr="00774B0A">
        <w:t>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r w:rsidRPr="009521B2">
        <w:rPr>
          <w:b/>
          <w:lang w:val="en-US"/>
        </w:rPr>
        <w:t>Adresse</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 xml:space="preserve">Im Binding werden alle benötigen Information zum Austausch der Daten definiert. Für den </w:t>
      </w:r>
      <w:del w:id="775" w:author="Roger" w:date="2015-08-30T13:41:00Z">
        <w:r w:rsidRPr="00774B0A" w:rsidDel="000F1FF1">
          <w:delText xml:space="preserve">PoC </w:delText>
        </w:r>
      </w:del>
      <w:ins w:id="776" w:author="Roger" w:date="2015-08-30T13:41:00Z">
        <w:r w:rsidR="000F1FF1">
          <w:t xml:space="preserve">Proof </w:t>
        </w:r>
        <w:proofErr w:type="spellStart"/>
        <w:r w:rsidR="000F1FF1">
          <w:t>of</w:t>
        </w:r>
        <w:proofErr w:type="spellEnd"/>
        <w:r w:rsidR="000F1FF1">
          <w:t xml:space="preserve"> </w:t>
        </w:r>
        <w:proofErr w:type="spellStart"/>
        <w:r w:rsidR="000F1FF1">
          <w:t>Concept</w:t>
        </w:r>
        <w:proofErr w:type="spellEnd"/>
        <w:r w:rsidR="000F1FF1" w:rsidRPr="00774B0A">
          <w:t xml:space="preserve"> </w:t>
        </w:r>
      </w:ins>
      <w:r w:rsidRPr="00774B0A">
        <w:t xml:space="preserve">wurde Sicherheit nicht als höchste Priorität angesehen, </w:t>
      </w:r>
      <w:del w:id="777" w:author="Roger" w:date="2015-08-30T13:42:00Z">
        <w:r w:rsidRPr="00774B0A" w:rsidDel="000F1FF1">
          <w:delText xml:space="preserve">weil </w:delText>
        </w:r>
      </w:del>
      <w:ins w:id="778" w:author="Roger" w:date="2015-08-30T13:42:00Z">
        <w:r w:rsidR="000F1FF1">
          <w:t>da</w:t>
        </w:r>
        <w:r w:rsidR="000F1FF1" w:rsidRPr="00774B0A">
          <w:t xml:space="preserve"> </w:t>
        </w:r>
      </w:ins>
      <w:r w:rsidRPr="00774B0A">
        <w:t>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w:t>
      </w:r>
      <w:del w:id="779" w:author="Roger" w:date="2015-08-30T13:42:00Z">
        <w:r w:rsidRPr="00774B0A" w:rsidDel="000F1FF1">
          <w:delText xml:space="preserve">diese </w:delText>
        </w:r>
      </w:del>
      <w:ins w:id="780" w:author="Roger" w:date="2015-08-30T13:42:00Z">
        <w:r w:rsidR="000F1FF1">
          <w:t>die</w:t>
        </w:r>
        <w:r w:rsidR="000F1FF1" w:rsidRPr="00774B0A">
          <w:t xml:space="preserve"> </w:t>
        </w:r>
      </w:ins>
      <w:r w:rsidRPr="00774B0A">
        <w:t xml:space="preserve">Methoden definiert, welche der Webservice </w:t>
      </w:r>
      <w:r w:rsidR="00470900">
        <w:t xml:space="preserve">öffentlich </w:t>
      </w:r>
      <w:r w:rsidRPr="00774B0A">
        <w:t>zur Verfügung stellt. Die Methode wird mit dem Tag [OperationContract] beschrieben.</w:t>
      </w:r>
    </w:p>
    <w:p w:rsidR="00916F98" w:rsidRPr="00774B0A" w:rsidRDefault="004268A1" w:rsidP="00AD3A37">
      <w:r>
        <w:lastRenderedPageBreak/>
        <w:t>Die e</w:t>
      </w:r>
      <w:r w:rsidR="001C6CC2" w:rsidRPr="00774B0A">
        <w:t xml:space="preserve">mpfangenen Informationen werden </w:t>
      </w:r>
      <w:del w:id="781" w:author="Roger" w:date="2015-08-30T13:44:00Z">
        <w:r w:rsidR="001C6CC2" w:rsidRPr="00774B0A" w:rsidDel="000F1FF1">
          <w:delText xml:space="preserve">danach </w:delText>
        </w:r>
      </w:del>
      <w:ins w:id="782" w:author="Roger" w:date="2015-08-30T13:44:00Z">
        <w:r w:rsidR="000F1FF1">
          <w:t>anschliessend</w:t>
        </w:r>
        <w:r w:rsidR="000F1FF1" w:rsidRPr="00774B0A">
          <w:t xml:space="preserve"> </w:t>
        </w:r>
      </w:ins>
      <w:r w:rsidR="001C6CC2" w:rsidRPr="00774B0A">
        <w:t>aufbereitet und an den Translator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Da die Daten binär daherkommen</w:t>
      </w:r>
      <w:ins w:id="783" w:author="Roger" w:date="2015-08-30T13:43:00Z">
        <w:r w:rsidR="000F1FF1">
          <w:t>,</w:t>
        </w:r>
      </w:ins>
      <w:r w:rsidRPr="00774B0A">
        <w:t xml:space="preserve"> müssen Sie mit Verwendung von BinaryWriter auf die Harddisk geschrieben </w:t>
      </w:r>
      <w:r w:rsidR="00487C76">
        <w:t xml:space="preserve">„Flush()“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 xml:space="preserve">Sobald die Daten vom </w:t>
      </w:r>
      <w:proofErr w:type="spellStart"/>
      <w:r w:rsidRPr="00774B0A">
        <w:t>Translator</w:t>
      </w:r>
      <w:proofErr w:type="spellEnd"/>
      <w:r w:rsidRPr="00774B0A">
        <w:t xml:space="preserve"> übersetzt wor</w:t>
      </w:r>
      <w:r w:rsidR="00487C76">
        <w:t>den sind</w:t>
      </w:r>
      <w:ins w:id="784" w:author="Roger" w:date="2015-08-30T13:43:00Z">
        <w:r w:rsidR="000F1FF1">
          <w:t xml:space="preserve">, </w:t>
        </w:r>
      </w:ins>
      <w:del w:id="785" w:author="Roger" w:date="2015-08-30T13:43:00Z">
        <w:r w:rsidR="00487C76" w:rsidDel="000F1FF1">
          <w:delText>. E</w:delText>
        </w:r>
      </w:del>
      <w:ins w:id="786" w:author="Roger" w:date="2015-08-30T13:43:00Z">
        <w:r w:rsidR="000F1FF1">
          <w:t>e</w:t>
        </w:r>
      </w:ins>
      <w:r w:rsidR="00487C76">
        <w:t>rhält de</w:t>
      </w:r>
      <w:ins w:id="787" w:author="Roger" w:date="2015-08-30T13:45:00Z">
        <w:r w:rsidR="000F1FF1">
          <w:t xml:space="preserve">r Empfänger </w:t>
        </w:r>
      </w:ins>
      <w:del w:id="788" w:author="Roger" w:date="2015-08-30T13:45:00Z">
        <w:r w:rsidR="00487C76" w:rsidDel="000F1FF1">
          <w:delText xml:space="preserve">r </w:delText>
        </w:r>
      </w:del>
      <w:del w:id="789" w:author="Roger" w:date="2015-08-30T13:44:00Z">
        <w:r w:rsidR="00487C76" w:rsidDel="000F1FF1">
          <w:delText>S</w:delText>
        </w:r>
      </w:del>
      <w:del w:id="790" w:author="Roger" w:date="2015-08-30T13:45:00Z">
        <w:r w:rsidR="00487C76" w:rsidDel="000F1FF1">
          <w:delText>ervice</w:delText>
        </w:r>
      </w:del>
      <w:r w:rsidR="00487C76">
        <w:t xml:space="preserve"> den</w:t>
      </w:r>
      <w:r w:rsidRPr="00774B0A">
        <w:t xml:space="preserve"> Pfad zum Output File zurück</w:t>
      </w:r>
      <w:ins w:id="791" w:author="Roger" w:date="2015-08-30T13:45:00Z">
        <w:r w:rsidR="000F1FF1">
          <w:t xml:space="preserve"> und kann die </w:t>
        </w:r>
      </w:ins>
      <w:del w:id="792" w:author="Roger" w:date="2015-08-30T13:45:00Z">
        <w:r w:rsidRPr="00774B0A" w:rsidDel="000F1FF1">
          <w:delText>, wo</w:delText>
        </w:r>
      </w:del>
      <w:del w:id="793" w:author="Roger" w:date="2015-08-30T13:46:00Z">
        <w:r w:rsidRPr="00774B0A" w:rsidDel="000F1FF1">
          <w:delText xml:space="preserve">bei dann die </w:delText>
        </w:r>
      </w:del>
      <w:ins w:id="794" w:author="Roger" w:date="2015-08-30T13:46:00Z">
        <w:r w:rsidR="000F1FF1">
          <w:t xml:space="preserve"> </w:t>
        </w:r>
      </w:ins>
      <w:r w:rsidRPr="00774B0A">
        <w:t xml:space="preserve">übrigen Bildinformationen </w:t>
      </w:r>
      <w:del w:id="795" w:author="Roger" w:date="2015-08-30T13:46:00Z">
        <w:r w:rsidRPr="00774B0A" w:rsidDel="000F1FF1">
          <w:delText xml:space="preserve">angehängt </w:delText>
        </w:r>
      </w:del>
      <w:ins w:id="796" w:author="Roger" w:date="2015-08-30T13:46:00Z">
        <w:r w:rsidR="000F1FF1">
          <w:t xml:space="preserve">anhängen. </w:t>
        </w:r>
      </w:ins>
      <w:del w:id="797" w:author="Roger" w:date="2015-08-30T13:46:00Z">
        <w:r w:rsidRPr="00774B0A" w:rsidDel="000F1FF1">
          <w:delText>werden</w:delText>
        </w:r>
        <w:r w:rsidR="00017F6E" w:rsidRPr="00774B0A" w:rsidDel="000F1FF1">
          <w:delText xml:space="preserve"> </w:delText>
        </w:r>
        <w:r w:rsidR="00487C76" w:rsidDel="000F1FF1">
          <w:delText>können.</w:delText>
        </w:r>
      </w:del>
      <w:r w:rsidR="00487C76">
        <w:t xml:space="preserve"> Dies geschieht </w:t>
      </w:r>
      <w:r w:rsidR="00017F6E" w:rsidRPr="00774B0A">
        <w:t>mit der Verwendung von StreamWriter</w:t>
      </w:r>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798" w:name="_Toc428543251"/>
      <w:r w:rsidRPr="00774B0A">
        <w:t>Translator</w:t>
      </w:r>
      <w:bookmarkEnd w:id="798"/>
    </w:p>
    <w:p w:rsidR="00F96134" w:rsidRPr="00774B0A" w:rsidRDefault="00F96134" w:rsidP="00F96134"/>
    <w:p w:rsidR="00F96134" w:rsidRPr="00774B0A" w:rsidRDefault="00F96134" w:rsidP="00F96134">
      <w:r w:rsidRPr="00774B0A">
        <w:t>Sobald der Translator das Bild vom Empfänger erhält</w:t>
      </w:r>
      <w:ins w:id="799" w:author="Roger" w:date="2015-08-30T13:46:00Z">
        <w:r w:rsidR="000F1FF1">
          <w:t>,</w:t>
        </w:r>
      </w:ins>
      <w:r w:rsidRPr="00774B0A">
        <w:t xml:space="preserve">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 xml:space="preserve">Der </w:t>
      </w:r>
      <w:proofErr w:type="spellStart"/>
      <w:r w:rsidRPr="00774B0A">
        <w:t>Tran</w:t>
      </w:r>
      <w:ins w:id="800" w:author="Roger" w:date="2015-08-30T13:46:00Z">
        <w:r w:rsidR="000F1FF1">
          <w:t>s</w:t>
        </w:r>
      </w:ins>
      <w:r w:rsidRPr="00774B0A">
        <w:t>lator</w:t>
      </w:r>
      <w:proofErr w:type="spellEnd"/>
      <w:r w:rsidRPr="00774B0A">
        <w:t xml:space="preserve"> erhält de</w:t>
      </w:r>
      <w:ins w:id="801" w:author="Roger" w:date="2015-08-30T13:46:00Z">
        <w:r w:rsidR="000F1FF1">
          <w:t>n</w:t>
        </w:r>
      </w:ins>
      <w:del w:id="802" w:author="Roger" w:date="2015-08-30T13:46:00Z">
        <w:r w:rsidRPr="00774B0A" w:rsidDel="000F1FF1">
          <w:delText>r</w:delText>
        </w:r>
      </w:del>
      <w:r w:rsidRPr="00774B0A">
        <w:t xml:space="preserve">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w:t>
      </w:r>
      <w:del w:id="803" w:author="Roger" w:date="2015-08-30T13:46:00Z">
        <w:r w:rsidRPr="00774B0A" w:rsidDel="000F1FF1">
          <w:delText xml:space="preserve">dann </w:delText>
        </w:r>
      </w:del>
      <w:r w:rsidRPr="00774B0A">
        <w:t xml:space="preserve">von </w:t>
      </w:r>
      <w:proofErr w:type="spellStart"/>
      <w:r w:rsidRPr="00774B0A">
        <w:t>Tesseract</w:t>
      </w:r>
      <w:proofErr w:type="spellEnd"/>
      <w:r w:rsidRPr="00774B0A">
        <w:t xml:space="preserve"> in Text umgewandelt und lokal abgespeichert. Tesseract wird auf der Befehlsebene ausgeführt, weil </w:t>
      </w:r>
      <w:del w:id="804" w:author="Roger" w:date="2015-08-30T13:47:00Z">
        <w:r w:rsidRPr="00774B0A" w:rsidDel="000F1FF1">
          <w:delText>erstens, es</w:delText>
        </w:r>
      </w:del>
      <w:ins w:id="805" w:author="Roger" w:date="2015-08-30T13:47:00Z">
        <w:r w:rsidR="00A26F79">
          <w:t xml:space="preserve">diese </w:t>
        </w:r>
      </w:ins>
      <w:del w:id="806" w:author="Roger" w:date="2015-08-30T13:47:00Z">
        <w:r w:rsidRPr="00774B0A" w:rsidDel="000F1FF1">
          <w:delText xml:space="preserve"> </w:delText>
        </w:r>
        <w:r w:rsidRPr="00774B0A" w:rsidDel="00A26F79">
          <w:delText xml:space="preserve">sehr </w:delText>
        </w:r>
      </w:del>
      <w:r w:rsidRPr="00774B0A">
        <w:t xml:space="preserve">einfach </w:t>
      </w:r>
      <w:r w:rsidR="00487C76">
        <w:t>austauschbar</w:t>
      </w:r>
      <w:r w:rsidRPr="00774B0A">
        <w:t xml:space="preserve"> ist und </w:t>
      </w:r>
      <w:del w:id="807" w:author="Roger" w:date="2015-08-30T13:47:00Z">
        <w:r w:rsidRPr="00774B0A" w:rsidDel="00A26F79">
          <w:delText>zweitens</w:delText>
        </w:r>
        <w:r w:rsidR="00487C76" w:rsidDel="00A26F79">
          <w:delText xml:space="preserve">, </w:delText>
        </w:r>
        <w:r w:rsidRPr="00774B0A" w:rsidDel="00A26F79">
          <w:delText>A</w:delText>
        </w:r>
      </w:del>
      <w:del w:id="808" w:author="Roger" w:date="2015-08-30T13:48:00Z">
        <w:r w:rsidRPr="00774B0A" w:rsidDel="00A26F79">
          <w:delText>rgument</w:delText>
        </w:r>
      </w:del>
      <w:ins w:id="809" w:author="Roger" w:date="2015-08-30T13:48:00Z">
        <w:r w:rsidR="00A26F79">
          <w:t>die Argumente zur Ausführung</w:t>
        </w:r>
      </w:ins>
      <w:del w:id="810" w:author="Roger" w:date="2015-08-30T13:48:00Z">
        <w:r w:rsidRPr="00774B0A" w:rsidDel="00A26F79">
          <w:delText xml:space="preserve"> zum Ausführen</w:delText>
        </w:r>
      </w:del>
      <w:r w:rsidRPr="00774B0A">
        <w:t xml:space="preserve">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proofErr w:type="spellStart"/>
      <w:r w:rsidRPr="00774B0A">
        <w:t>Tesseract</w:t>
      </w:r>
      <w:proofErr w:type="spellEnd"/>
      <w:r w:rsidRPr="00774B0A">
        <w:t xml:space="preserve"> speichert </w:t>
      </w:r>
      <w:del w:id="811" w:author="Roger" w:date="2015-08-30T13:48:00Z">
        <w:r w:rsidRPr="00774B0A" w:rsidDel="00DD4778">
          <w:delText xml:space="preserve">der </w:delText>
        </w:r>
      </w:del>
      <w:ins w:id="812" w:author="Roger" w:date="2015-08-30T13:48:00Z">
        <w:r w:rsidR="00DD4778">
          <w:t>den</w:t>
        </w:r>
        <w:r w:rsidR="00DD4778" w:rsidRPr="00774B0A">
          <w:t xml:space="preserve"> </w:t>
        </w:r>
      </w:ins>
      <w:proofErr w:type="spellStart"/>
      <w:r w:rsidRPr="00774B0A">
        <w:t>Ouptut</w:t>
      </w:r>
      <w:proofErr w:type="spellEnd"/>
      <w:r w:rsidRPr="00774B0A">
        <w:t xml:space="preserve"> automatisch mit folgender Konfiguration lokal ab:</w:t>
      </w:r>
    </w:p>
    <w:p w:rsidR="000D1502" w:rsidRPr="009521B2" w:rsidRDefault="000D1502" w:rsidP="003A1F89">
      <w:pPr>
        <w:rPr>
          <w:lang w:val="en-US"/>
        </w:rPr>
      </w:pPr>
      <w:proofErr w:type="spellStart"/>
      <w:r w:rsidRPr="009521B2">
        <w:rPr>
          <w:lang w:val="en-US"/>
        </w:rPr>
        <w:t>Outputfile</w:t>
      </w:r>
      <w:proofErr w:type="spellEnd"/>
      <w:r w:rsidRPr="009521B2">
        <w:rPr>
          <w:lang w:val="en-US"/>
        </w:rPr>
        <w:t xml:space="preserv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Parameter zum Ausführen von Tesseract:</w:t>
      </w:r>
    </w:p>
    <w:p w:rsidR="000D1502" w:rsidRPr="00F70084" w:rsidRDefault="000D1502" w:rsidP="000D1502">
      <w:pPr>
        <w:autoSpaceDE w:val="0"/>
        <w:autoSpaceDN w:val="0"/>
        <w:adjustRightInd w:val="0"/>
        <w:spacing w:after="0" w:line="240" w:lineRule="auto"/>
        <w:rPr>
          <w:rFonts w:ascii="Consolas" w:hAnsi="Consolas" w:cs="Consolas"/>
          <w:color w:val="000000"/>
          <w:sz w:val="19"/>
          <w:szCs w:val="19"/>
          <w:highlight w:val="white"/>
          <w:rPrChange w:id="813" w:author="Roger" w:date="2015-08-30T10:32:00Z">
            <w:rPr>
              <w:rFonts w:ascii="Consolas" w:hAnsi="Consolas" w:cs="Consolas"/>
              <w:color w:val="000000"/>
              <w:sz w:val="19"/>
              <w:szCs w:val="19"/>
              <w:highlight w:val="white"/>
              <w:lang w:val="fr-CH"/>
            </w:rPr>
          </w:rPrChange>
        </w:rPr>
      </w:pPr>
      <w:proofErr w:type="spellStart"/>
      <w:r w:rsidRPr="00F70084">
        <w:rPr>
          <w:rFonts w:ascii="Consolas" w:hAnsi="Consolas" w:cs="Consolas"/>
          <w:color w:val="000000"/>
          <w:sz w:val="19"/>
          <w:szCs w:val="19"/>
          <w:highlight w:val="white"/>
          <w:rPrChange w:id="814" w:author="Roger" w:date="2015-08-30T10:32:00Z">
            <w:rPr>
              <w:rFonts w:ascii="Consolas" w:hAnsi="Consolas" w:cs="Consolas"/>
              <w:color w:val="000000"/>
              <w:sz w:val="19"/>
              <w:szCs w:val="19"/>
              <w:highlight w:val="white"/>
              <w:lang w:val="fr-CH"/>
            </w:rPr>
          </w:rPrChange>
        </w:rPr>
        <w:t>pProcess.StartInfo.Arguments</w:t>
      </w:r>
      <w:proofErr w:type="spellEnd"/>
      <w:r w:rsidRPr="00F70084">
        <w:rPr>
          <w:rFonts w:ascii="Consolas" w:hAnsi="Consolas" w:cs="Consolas"/>
          <w:color w:val="000000"/>
          <w:sz w:val="19"/>
          <w:szCs w:val="19"/>
          <w:highlight w:val="white"/>
          <w:rPrChange w:id="815"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000000"/>
          <w:sz w:val="19"/>
          <w:szCs w:val="19"/>
          <w:highlight w:val="white"/>
          <w:rPrChange w:id="816" w:author="Roger" w:date="2015-08-30T10:32:00Z">
            <w:rPr>
              <w:rFonts w:ascii="Consolas" w:hAnsi="Consolas" w:cs="Consolas"/>
              <w:color w:val="000000"/>
              <w:sz w:val="19"/>
              <w:szCs w:val="19"/>
              <w:highlight w:val="white"/>
              <w:lang w:val="fr-CH"/>
            </w:rPr>
          </w:rPrChange>
        </w:rPr>
        <w:t>pathToImage</w:t>
      </w:r>
      <w:proofErr w:type="spellEnd"/>
      <w:r w:rsidRPr="00F70084">
        <w:rPr>
          <w:rFonts w:ascii="Consolas" w:hAnsi="Consolas" w:cs="Consolas"/>
          <w:color w:val="000000"/>
          <w:sz w:val="19"/>
          <w:szCs w:val="19"/>
          <w:highlight w:val="white"/>
          <w:rPrChange w:id="817" w:author="Roger" w:date="2015-08-30T10:32:00Z">
            <w:rPr>
              <w:rFonts w:ascii="Consolas" w:hAnsi="Consolas" w:cs="Consolas"/>
              <w:color w:val="000000"/>
              <w:sz w:val="19"/>
              <w:szCs w:val="19"/>
              <w:highlight w:val="white"/>
              <w:lang w:val="fr-CH"/>
            </w:rPr>
          </w:rPrChange>
        </w:rPr>
        <w:t xml:space="preserve"> + </w:t>
      </w:r>
      <w:r w:rsidRPr="00F70084">
        <w:rPr>
          <w:rFonts w:ascii="Consolas" w:hAnsi="Consolas" w:cs="Consolas"/>
          <w:color w:val="A31515"/>
          <w:sz w:val="19"/>
          <w:szCs w:val="19"/>
          <w:highlight w:val="white"/>
          <w:rPrChange w:id="818" w:author="Roger" w:date="2015-08-30T10:32:00Z">
            <w:rPr>
              <w:rFonts w:ascii="Consolas" w:hAnsi="Consolas" w:cs="Consolas"/>
              <w:color w:val="A31515"/>
              <w:sz w:val="19"/>
              <w:szCs w:val="19"/>
              <w:highlight w:val="white"/>
              <w:lang w:val="fr-CH"/>
            </w:rPr>
          </w:rPrChange>
        </w:rPr>
        <w:t>" "</w:t>
      </w:r>
      <w:r w:rsidRPr="00F70084">
        <w:rPr>
          <w:rFonts w:ascii="Consolas" w:hAnsi="Consolas" w:cs="Consolas"/>
          <w:color w:val="000000"/>
          <w:sz w:val="19"/>
          <w:szCs w:val="19"/>
          <w:highlight w:val="white"/>
          <w:rPrChange w:id="819"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b/>
          <w:color w:val="000000"/>
          <w:sz w:val="19"/>
          <w:szCs w:val="19"/>
          <w:highlight w:val="white"/>
          <w:rPrChange w:id="820" w:author="Roger" w:date="2015-08-30T10:32:00Z">
            <w:rPr>
              <w:rFonts w:ascii="Consolas" w:hAnsi="Consolas" w:cs="Consolas"/>
              <w:b/>
              <w:color w:val="000000"/>
              <w:sz w:val="19"/>
              <w:szCs w:val="19"/>
              <w:highlight w:val="white"/>
              <w:lang w:val="fr-CH"/>
            </w:rPr>
          </w:rPrChange>
        </w:rPr>
        <w:t>pathToOutput</w:t>
      </w:r>
      <w:proofErr w:type="spellEnd"/>
      <w:r w:rsidRPr="00F70084">
        <w:rPr>
          <w:rFonts w:ascii="Consolas" w:hAnsi="Consolas" w:cs="Consolas"/>
          <w:color w:val="000000"/>
          <w:sz w:val="19"/>
          <w:szCs w:val="19"/>
          <w:highlight w:val="white"/>
          <w:rPrChange w:id="821" w:author="Roger" w:date="2015-08-30T10:32:00Z">
            <w:rPr>
              <w:rFonts w:ascii="Consolas" w:hAnsi="Consolas" w:cs="Consolas"/>
              <w:color w:val="000000"/>
              <w:sz w:val="19"/>
              <w:szCs w:val="19"/>
              <w:highlight w:val="white"/>
              <w:lang w:val="fr-CH"/>
            </w:rPr>
          </w:rPrChange>
        </w:rPr>
        <w:t xml:space="preserve"> + </w:t>
      </w:r>
      <w:r w:rsidRPr="00F70084">
        <w:rPr>
          <w:rFonts w:ascii="Consolas" w:hAnsi="Consolas" w:cs="Consolas"/>
          <w:color w:val="A31515"/>
          <w:sz w:val="19"/>
          <w:szCs w:val="19"/>
          <w:highlight w:val="white"/>
          <w:rPrChange w:id="822" w:author="Roger" w:date="2015-08-30T10:32:00Z">
            <w:rPr>
              <w:rFonts w:ascii="Consolas" w:hAnsi="Consolas" w:cs="Consolas"/>
              <w:color w:val="A31515"/>
              <w:sz w:val="19"/>
              <w:szCs w:val="19"/>
              <w:highlight w:val="white"/>
              <w:lang w:val="fr-CH"/>
            </w:rPr>
          </w:rPrChange>
        </w:rPr>
        <w:t>" -l "</w:t>
      </w:r>
      <w:r w:rsidRPr="00F70084">
        <w:rPr>
          <w:rFonts w:ascii="Consolas" w:hAnsi="Consolas" w:cs="Consolas"/>
          <w:color w:val="000000"/>
          <w:sz w:val="19"/>
          <w:szCs w:val="19"/>
          <w:highlight w:val="white"/>
          <w:rPrChange w:id="823"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000000"/>
          <w:sz w:val="19"/>
          <w:szCs w:val="19"/>
          <w:highlight w:val="white"/>
          <w:rPrChange w:id="824" w:author="Roger" w:date="2015-08-30T10:32:00Z">
            <w:rPr>
              <w:rFonts w:ascii="Consolas" w:hAnsi="Consolas" w:cs="Consolas"/>
              <w:color w:val="000000"/>
              <w:sz w:val="19"/>
              <w:szCs w:val="19"/>
              <w:highlight w:val="white"/>
              <w:lang w:val="fr-CH"/>
            </w:rPr>
          </w:rPrChange>
        </w:rPr>
        <w:t>language</w:t>
      </w:r>
      <w:proofErr w:type="spellEnd"/>
      <w:r w:rsidRPr="00F70084">
        <w:rPr>
          <w:rFonts w:ascii="Consolas" w:hAnsi="Consolas" w:cs="Consolas"/>
          <w:color w:val="000000"/>
          <w:sz w:val="19"/>
          <w:szCs w:val="19"/>
          <w:highlight w:val="white"/>
          <w:rPrChange w:id="825" w:author="Roger" w:date="2015-08-30T10:32:00Z">
            <w:rPr>
              <w:rFonts w:ascii="Consolas" w:hAnsi="Consolas" w:cs="Consolas"/>
              <w:color w:val="000000"/>
              <w:sz w:val="19"/>
              <w:szCs w:val="19"/>
              <w:highlight w:val="white"/>
              <w:lang w:val="fr-CH"/>
            </w:rPr>
          </w:rPrChange>
        </w:rPr>
        <w:t>;</w:t>
      </w:r>
    </w:p>
    <w:p w:rsidR="000D1502" w:rsidRPr="00F70084" w:rsidRDefault="000D1502" w:rsidP="003A1F89">
      <w:pPr>
        <w:rPr>
          <w:rPrChange w:id="826" w:author="Roger" w:date="2015-08-30T10:32:00Z">
            <w:rPr>
              <w:lang w:val="fr-CH"/>
            </w:rPr>
          </w:rPrChange>
        </w:rPr>
      </w:pPr>
    </w:p>
    <w:p w:rsidR="00487C76" w:rsidRDefault="00487C76" w:rsidP="003A1F89">
      <w:r w:rsidRPr="003F5D50">
        <w:t xml:space="preserve">Der Parameter </w:t>
      </w:r>
      <w:proofErr w:type="spellStart"/>
      <w:r w:rsidRPr="003F5D50">
        <w:t>pathToOutput</w:t>
      </w:r>
      <w:proofErr w:type="spellEnd"/>
      <w:r w:rsidRPr="003F5D50">
        <w:t xml:space="preserve">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DD4778" w:rsidP="003A1F89">
      <w:ins w:id="827" w:author="Roger" w:date="2015-08-30T13:49:00Z">
        <w:r>
          <w:t>u</w:t>
        </w:r>
      </w:ins>
      <w:del w:id="828" w:author="Roger" w:date="2015-08-30T13:49:00Z">
        <w:r w:rsidR="000D1502" w:rsidRPr="00774B0A" w:rsidDel="00DD4778">
          <w:delText>U</w:delText>
        </w:r>
      </w:del>
      <w:r w:rsidR="000D1502" w:rsidRPr="00774B0A">
        <w:t>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w:t>
      </w:r>
      <w:del w:id="829" w:author="Roger" w:date="2015-08-30T13:49:00Z">
        <w:r w:rsidRPr="00774B0A" w:rsidDel="00DD4778">
          <w:delText xml:space="preserve"> Z</w:delText>
        </w:r>
      </w:del>
      <w:ins w:id="830" w:author="Roger" w:date="2015-08-30T13:49:00Z">
        <w:r w:rsidR="00DD4778">
          <w:t>z</w:t>
        </w:r>
      </w:ins>
      <w:r w:rsidRPr="00774B0A">
        <w:t>eit</w:t>
      </w:r>
    </w:p>
    <w:p w:rsidR="000D1502" w:rsidRPr="00774B0A" w:rsidRDefault="000D1502" w:rsidP="004C2567">
      <w:pPr>
        <w:pStyle w:val="Listenabsatz"/>
        <w:numPr>
          <w:ilvl w:val="0"/>
          <w:numId w:val="30"/>
        </w:numPr>
      </w:pPr>
      <w:r w:rsidRPr="00774B0A">
        <w:t>End</w:t>
      </w:r>
      <w:ins w:id="831" w:author="Roger" w:date="2015-08-30T13:49:00Z">
        <w:r w:rsidR="00DD4778">
          <w:t>z</w:t>
        </w:r>
      </w:ins>
      <w:del w:id="832" w:author="Roger" w:date="2015-08-30T13:49:00Z">
        <w:r w:rsidRPr="00774B0A" w:rsidDel="00DD4778">
          <w:delText xml:space="preserve"> Z</w:delText>
        </w:r>
      </w:del>
      <w:r w:rsidRPr="00774B0A">
        <w:t>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4C2567" w:rsidP="00830317">
      <w:del w:id="833" w:author="Roger" w:date="2015-08-30T13:49:00Z">
        <w:r w:rsidRPr="00774B0A" w:rsidDel="00DD4778">
          <w:lastRenderedPageBreak/>
          <w:delText>U</w:delText>
        </w:r>
      </w:del>
      <w:ins w:id="834" w:author="Roger" w:date="2015-08-30T13:49:00Z">
        <w:r w:rsidR="00DD4778">
          <w:t>u</w:t>
        </w:r>
      </w:ins>
      <w:r w:rsidRPr="00774B0A">
        <w:t>nd folgendermassen gelesen werden</w:t>
      </w:r>
    </w:p>
    <w:p w:rsidR="004C2567" w:rsidRDefault="004C2567" w:rsidP="00830317">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835" w:name="_Toc428543252"/>
      <w:r>
        <w:t>Nicht</w:t>
      </w:r>
      <w:ins w:id="836" w:author="Roger" w:date="2015-08-30T13:49:00Z">
        <w:r w:rsidR="00DD4778">
          <w:t>-</w:t>
        </w:r>
      </w:ins>
      <w:del w:id="837" w:author="Roger" w:date="2015-08-30T13:49:00Z">
        <w:r w:rsidDel="00DD4778">
          <w:delText xml:space="preserve"> </w:delText>
        </w:r>
      </w:del>
      <w:r>
        <w:t>funktionale Anforderungen</w:t>
      </w:r>
      <w:bookmarkEnd w:id="835"/>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838" w:name="_Toc428543253"/>
      <w:r>
        <w:t>NFRQ-001 Angemessenheit</w:t>
      </w:r>
      <w:bookmarkEnd w:id="838"/>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839" w:name="_Toc428543254"/>
      <w:r>
        <w:t>NFRQ-002</w:t>
      </w:r>
      <w:r w:rsidR="00B502A8">
        <w:t xml:space="preserve"> Interoperabilität</w:t>
      </w:r>
      <w:bookmarkEnd w:id="839"/>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840" w:name="_Toc428543255"/>
      <w:r>
        <w:t>NFRQ-003</w:t>
      </w:r>
      <w:r w:rsidR="00B502A8">
        <w:t xml:space="preserve"> Sicherheit</w:t>
      </w:r>
      <w:bookmarkEnd w:id="840"/>
    </w:p>
    <w:p w:rsidR="00966331" w:rsidRPr="00966331" w:rsidRDefault="00966331" w:rsidP="00966331"/>
    <w:p w:rsidR="002D4E10" w:rsidRDefault="00B502A8">
      <w:r>
        <w:t xml:space="preserve">Grundsätzlich muss das System, auf dem das Produkt (Sender, Empfänger und </w:t>
      </w:r>
      <w:proofErr w:type="spellStart"/>
      <w:r>
        <w:t>Translator</w:t>
      </w:r>
      <w:proofErr w:type="spellEnd"/>
      <w:r>
        <w:t xml:space="preserve">) installiert </w:t>
      </w:r>
      <w:del w:id="841" w:author="Roger" w:date="2015-08-30T13:50:00Z">
        <w:r w:rsidDel="00DD4778">
          <w:delText>werden</w:delText>
        </w:r>
      </w:del>
      <w:ins w:id="842" w:author="Roger" w:date="2015-08-30T13:50:00Z">
        <w:r w:rsidR="00DD4778">
          <w:t>wird</w:t>
        </w:r>
      </w:ins>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del w:id="843" w:author="Roger" w:date="2015-08-30T13:50:00Z">
        <w:r w:rsidDel="00DD4778">
          <w:delText>von dem</w:delText>
        </w:r>
      </w:del>
      <w:ins w:id="844" w:author="Roger" w:date="2015-08-30T13:50:00Z">
        <w:r w:rsidR="00DD4778">
          <w:t>vom</w:t>
        </w:r>
      </w:ins>
      <w:r>
        <w:t xml:space="preserve"> Unternehmen ist, wurde keine siche</w:t>
      </w:r>
      <w:r w:rsidR="002D4E10">
        <w:t xml:space="preserve">re Übertragung gewählt, sondern </w:t>
      </w:r>
      <w:del w:id="845" w:author="Roger" w:date="2015-08-30T13:51:00Z">
        <w:r w:rsidR="002D4E10" w:rsidDel="00DD4778">
          <w:delText xml:space="preserve">ganz </w:delText>
        </w:r>
      </w:del>
      <w:ins w:id="846" w:author="Roger" w:date="2015-08-30T13:51:00Z">
        <w:r w:rsidR="00DD4778">
          <w:t>eine</w:t>
        </w:r>
        <w:r w:rsidR="00DD4778">
          <w:t xml:space="preserve"> </w:t>
        </w:r>
      </w:ins>
      <w:r w:rsidR="002D4E10">
        <w:t xml:space="preserve">normale </w:t>
      </w:r>
      <w:del w:id="847" w:author="Roger" w:date="2015-08-30T13:51:00Z">
        <w:r w:rsidR="002D4E10" w:rsidDel="00DD4778">
          <w:delText xml:space="preserve">http </w:delText>
        </w:r>
      </w:del>
      <w:ins w:id="848" w:author="Roger" w:date="2015-08-30T13:51:00Z">
        <w:r w:rsidR="00DD4778">
          <w:t>HTTP-</w:t>
        </w:r>
      </w:ins>
      <w:r w:rsidR="002D4E10">
        <w:t>Übe</w:t>
      </w:r>
      <w:r w:rsidR="00966331">
        <w:t>rtragung.</w:t>
      </w:r>
    </w:p>
    <w:p w:rsidR="00966331" w:rsidRDefault="00966331"/>
    <w:p w:rsidR="00C20804" w:rsidRDefault="00C20804" w:rsidP="005A59E3">
      <w:pPr>
        <w:pStyle w:val="berschrift3"/>
        <w:numPr>
          <w:ilvl w:val="2"/>
          <w:numId w:val="17"/>
        </w:numPr>
        <w:ind w:left="567" w:hanging="567"/>
      </w:pPr>
      <w:bookmarkStart w:id="849" w:name="_Toc42854325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849"/>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t>
      </w:r>
      <w:del w:id="850" w:author="Roger" w:date="2015-08-30T13:51:00Z">
        <w:r w:rsidDel="00DD4778">
          <w:delText xml:space="preserve">welches </w:delText>
        </w:r>
      </w:del>
      <w:ins w:id="851" w:author="Roger" w:date="2015-08-30T13:51:00Z">
        <w:r w:rsidR="00DD4778">
          <w:t>das</w:t>
        </w:r>
        <w:r w:rsidR="00DD4778">
          <w:t xml:space="preserve"> </w:t>
        </w:r>
      </w:ins>
      <w:r>
        <w:t xml:space="preserve">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w:t>
      </w:r>
      <w:ins w:id="852" w:author="Roger" w:date="2015-08-30T13:52:00Z">
        <w:r w:rsidR="00DD4778">
          <w:t xml:space="preserve"> der </w:t>
        </w:r>
        <w:proofErr w:type="spellStart"/>
        <w:r w:rsidR="00DD4778">
          <w:t>Einrag</w:t>
        </w:r>
        <w:proofErr w:type="spellEnd"/>
        <w:r w:rsidR="00DD4778">
          <w:t xml:space="preserve"> </w:t>
        </w:r>
      </w:ins>
      <w:del w:id="853" w:author="Roger" w:date="2015-08-30T13:52:00Z">
        <w:r w:rsidDel="00DD4778">
          <w:delText xml:space="preserve"> </w:delText>
        </w:r>
      </w:del>
      <w:r>
        <w:t>bei einem erneuten Fehler</w:t>
      </w:r>
      <w:del w:id="854" w:author="Roger" w:date="2015-08-30T13:52:00Z">
        <w:r w:rsidDel="00DD4778">
          <w:delText xml:space="preserve">, den Eintrag </w:delText>
        </w:r>
      </w:del>
      <w:ins w:id="855" w:author="Roger" w:date="2015-08-30T13:52:00Z">
        <w:r w:rsidR="00DD4778">
          <w:t xml:space="preserve"> </w:t>
        </w:r>
      </w:ins>
      <w:r>
        <w:t>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856" w:name="_Toc42854325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856"/>
    </w:p>
    <w:p w:rsidR="00966331" w:rsidRDefault="00966331" w:rsidP="00966331"/>
    <w:p w:rsidR="00966331" w:rsidRPr="00966331" w:rsidRDefault="00966331" w:rsidP="00966331">
      <w:r>
        <w:t xml:space="preserve">Beim Modul wurde so wenig Logik wie möglich hinzugefügt, so dass </w:t>
      </w:r>
      <w:del w:id="857" w:author="Roger" w:date="2015-08-30T13:53:00Z">
        <w:r w:rsidDel="00DD4778">
          <w:delText xml:space="preserve">er </w:delText>
        </w:r>
      </w:del>
      <w:ins w:id="858" w:author="Roger" w:date="2015-08-30T13:53:00Z">
        <w:r w:rsidR="00DD4778">
          <w:t>es</w:t>
        </w:r>
        <w:r w:rsidR="00DD4778">
          <w:t xml:space="preserve"> </w:t>
        </w:r>
      </w:ins>
      <w:r>
        <w:t xml:space="preserve">möglichst keinen Einfluss auf den Webserver hat. Beim Übertragen der Daten ist es </w:t>
      </w:r>
      <w:del w:id="859" w:author="Roger" w:date="2015-08-30T13:53:00Z">
        <w:r w:rsidDel="00DD4778">
          <w:delText>einfach A</w:delText>
        </w:r>
      </w:del>
      <w:ins w:id="860" w:author="Roger" w:date="2015-08-30T13:53:00Z">
        <w:r w:rsidR="00DD4778">
          <w:t>a</w:t>
        </w:r>
      </w:ins>
      <w:r>
        <w:t xml:space="preserve">bhängig von der Bandbreite, der </w:t>
      </w:r>
      <w:r w:rsidR="003F5D50">
        <w:t>Grösse</w:t>
      </w:r>
      <w:r>
        <w:t xml:space="preserve"> des Bildes und wie viele Bilder </w:t>
      </w:r>
      <w:del w:id="861" w:author="Roger" w:date="2015-08-30T13:53:00Z">
        <w:r w:rsidDel="00DD4778">
          <w:delText xml:space="preserve">aufs </w:delText>
        </w:r>
      </w:del>
      <w:ins w:id="862" w:author="Roger" w:date="2015-08-30T13:53:00Z">
        <w:r w:rsidR="00DD4778">
          <w:t>auf einmal</w:t>
        </w:r>
      </w:ins>
      <w:del w:id="863" w:author="Roger" w:date="2015-08-30T13:53:00Z">
        <w:r w:rsidDel="00DD4778">
          <w:delText>Mal</w:delText>
        </w:r>
      </w:del>
      <w:r>
        <w:t xml:space="preserve">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864" w:name="_Toc428543258"/>
      <w:r>
        <w:t>NFRQ-009</w:t>
      </w:r>
      <w:r w:rsidR="00B502A8">
        <w:t xml:space="preserve"> Installierbarkeit</w:t>
      </w:r>
      <w:bookmarkEnd w:id="864"/>
    </w:p>
    <w:p w:rsidR="0092218E" w:rsidRPr="0092218E" w:rsidRDefault="0092218E" w:rsidP="0092218E"/>
    <w:p w:rsidR="00966331" w:rsidRDefault="00966331" w:rsidP="00966331">
      <w:r>
        <w:t xml:space="preserve">Da es mit Visual Studio erstellt worden ist, wird nach jedem </w:t>
      </w:r>
      <w:proofErr w:type="spellStart"/>
      <w:r w:rsidR="003F5D50">
        <w:t>Built</w:t>
      </w:r>
      <w:proofErr w:type="spellEnd"/>
      <w:r>
        <w:t xml:space="preserve"> ein </w:t>
      </w:r>
      <w:ins w:id="865" w:author="Roger" w:date="2015-08-30T13:53:00Z">
        <w:r w:rsidR="00DD4778">
          <w:t>.</w:t>
        </w:r>
      </w:ins>
      <w:r>
        <w:t xml:space="preserve">exe File erstellt, welches auf der definierten </w:t>
      </w:r>
      <w:del w:id="866" w:author="Roger" w:date="2015-08-30T13:54:00Z">
        <w:r w:rsidDel="00DD4778">
          <w:delText xml:space="preserve">unterstützten </w:delText>
        </w:r>
      </w:del>
      <w:r>
        <w:t xml:space="preserve">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867" w:name="_Toc428543259"/>
      <w:r>
        <w:t>NFRQ-01</w:t>
      </w:r>
      <w:r w:rsidR="00483366">
        <w:t>0</w:t>
      </w:r>
      <w:r w:rsidR="00B502A8">
        <w:t xml:space="preserve"> Austauschbarkeit</w:t>
      </w:r>
      <w:bookmarkEnd w:id="867"/>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868" w:name="_Toc428543260"/>
      <w:r w:rsidRPr="00774B0A">
        <w:lastRenderedPageBreak/>
        <w:t>Testing</w:t>
      </w:r>
      <w:bookmarkEnd w:id="868"/>
    </w:p>
    <w:p w:rsidR="00830317" w:rsidRPr="00774B0A" w:rsidRDefault="00830317" w:rsidP="00830317"/>
    <w:p w:rsidR="00774B0A" w:rsidRPr="00774B0A" w:rsidRDefault="00774B0A" w:rsidP="00830317">
      <w:r w:rsidRPr="00774B0A">
        <w:t>In dem nachfolg</w:t>
      </w:r>
      <w:r>
        <w:t>enden Kapitel</w:t>
      </w:r>
      <w:ins w:id="869" w:author="Roger" w:date="2015-08-30T13:55:00Z">
        <w:r w:rsidR="00DD4778">
          <w:t>n</w:t>
        </w:r>
      </w:ins>
      <w:r>
        <w:t xml:space="preserve">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870" w:name="_Toc428543261"/>
      <w:r w:rsidRPr="00774B0A">
        <w:t>Unit Test</w:t>
      </w:r>
      <w:bookmarkEnd w:id="870"/>
    </w:p>
    <w:p w:rsidR="00774B0A" w:rsidRDefault="00774B0A" w:rsidP="00774B0A">
      <w:r>
        <w:t xml:space="preserve">In diesem Bereich werden die </w:t>
      </w:r>
      <w:del w:id="871" w:author="Roger" w:date="2015-08-30T13:55:00Z">
        <w:r w:rsidDel="00DD4778">
          <w:delText xml:space="preserve">automatisieren </w:delText>
        </w:r>
      </w:del>
      <w:ins w:id="872" w:author="Roger" w:date="2015-08-30T13:55:00Z">
        <w:r w:rsidR="00DD4778">
          <w:t>automatisierten</w:t>
        </w:r>
        <w:r w:rsidR="00DD4778">
          <w:t xml:space="preserve"> </w:t>
        </w:r>
      </w:ins>
      <w:r>
        <w:t xml:space="preserve">Tests, sogenannte Unit Tests durchgeführt. Dabei werden die einzelnen Klassen so gut wie möglich unabhängig zu einander getestet. Bei einigen Tests ist </w:t>
      </w:r>
      <w:del w:id="873" w:author="Roger" w:date="2015-08-30T13:55:00Z">
        <w:r w:rsidDel="00DD4778">
          <w:delText xml:space="preserve">das </w:delText>
        </w:r>
      </w:del>
      <w:ins w:id="874" w:author="Roger" w:date="2015-08-30T13:55:00Z">
        <w:r w:rsidR="00DD4778">
          <w:t xml:space="preserve">dies aufgrund von gewissen Abhängigkeiten zu anderen Klassen </w:t>
        </w:r>
      </w:ins>
      <w:ins w:id="875" w:author="Roger" w:date="2015-08-30T13:56:00Z">
        <w:r w:rsidR="00DD4778">
          <w:t xml:space="preserve">jedoch </w:t>
        </w:r>
      </w:ins>
      <w:ins w:id="876" w:author="Roger" w:date="2015-08-30T13:55:00Z">
        <w:r w:rsidR="00DD4778">
          <w:t xml:space="preserve">nicht </w:t>
        </w:r>
      </w:ins>
      <w:ins w:id="877" w:author="Roger" w:date="2015-08-30T13:56:00Z">
        <w:r w:rsidR="00DD4778">
          <w:t>möglich</w:t>
        </w:r>
      </w:ins>
      <w:ins w:id="878" w:author="Roger" w:date="2015-08-30T13:55:00Z">
        <w:r w:rsidR="00DD4778">
          <w:t>.</w:t>
        </w:r>
      </w:ins>
      <w:del w:id="879" w:author="Roger" w:date="2015-08-30T13:56:00Z">
        <w:r w:rsidDel="00DD4778">
          <w:delText>jedoch nicht möglich, weil gewisse Abhängigkeiten zu anderen Klassen vorhanden sind.</w:delText>
        </w:r>
      </w:del>
    </w:p>
    <w:p w:rsidR="00B92759" w:rsidRDefault="00B92759" w:rsidP="005A59E3">
      <w:pPr>
        <w:pStyle w:val="berschrift3"/>
        <w:numPr>
          <w:ilvl w:val="2"/>
          <w:numId w:val="17"/>
        </w:numPr>
        <w:ind w:left="567" w:hanging="567"/>
      </w:pPr>
      <w:bookmarkStart w:id="880" w:name="_Toc428543262"/>
      <w:r>
        <w:t>Sender</w:t>
      </w:r>
      <w:bookmarkEnd w:id="880"/>
    </w:p>
    <w:p w:rsidR="00B92759" w:rsidRDefault="00B92759" w:rsidP="00B92759"/>
    <w:p w:rsidR="00B92759" w:rsidRDefault="00B92759" w:rsidP="00B92759">
      <w:r>
        <w:t xml:space="preserve">Beim Sender wurde der Fokus des </w:t>
      </w:r>
      <w:proofErr w:type="gramStart"/>
      <w:r>
        <w:t>Test</w:t>
      </w:r>
      <w:proofErr w:type="gramEnd"/>
      <w:del w:id="881" w:author="Roger" w:date="2015-08-30T13:56:00Z">
        <w:r w:rsidDel="00DD4778">
          <w:delText>e</w:delText>
        </w:r>
      </w:del>
      <w:r>
        <w:t xml:space="preserve">s auf den </w:t>
      </w:r>
      <w:proofErr w:type="spellStart"/>
      <w:r>
        <w:t>LogListner</w:t>
      </w:r>
      <w:proofErr w:type="spellEnd"/>
      <w:r>
        <w:t xml:space="preserve"> und auf den TransferImageHandler gesetzt. In den folgenden Unterkapiteln werden die jeweiligen Funktionen inklusiv Methoden getestet.</w:t>
      </w:r>
    </w:p>
    <w:p w:rsidR="00B92759" w:rsidRDefault="00B92759" w:rsidP="005A59E3">
      <w:pPr>
        <w:pStyle w:val="berschrift4"/>
        <w:numPr>
          <w:ilvl w:val="3"/>
          <w:numId w:val="17"/>
        </w:numPr>
        <w:ind w:left="709" w:hanging="709"/>
      </w:pPr>
      <w:r>
        <w:t>LogListener</w:t>
      </w:r>
    </w:p>
    <w:p w:rsidR="00B92759" w:rsidRDefault="00B92759" w:rsidP="00B92759"/>
    <w:p w:rsidR="00B92759" w:rsidRDefault="00B92759" w:rsidP="00B92759">
      <w:r>
        <w:t>Zuerst wird die Klasse Loglistener u</w:t>
      </w:r>
      <w:r w:rsidR="00F34018">
        <w:t>nabhängig erstellt und getestet. Damit Visual Studio die Klasse als Testklasse ansieht</w:t>
      </w:r>
      <w:ins w:id="882" w:author="Roger" w:date="2015-08-30T13:56:00Z">
        <w:r w:rsidR="00DD4778">
          <w:t>,</w:t>
        </w:r>
      </w:ins>
      <w:r w:rsidR="00F34018">
        <w:t xml:space="preserve">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lastRenderedPageBreak/>
        <w:t>Anschliessend</w:t>
      </w:r>
      <w:r w:rsidR="00B92759">
        <w:t xml:space="preserve"> wurde der ganze Ablauf</w:t>
      </w:r>
      <w:r w:rsidR="00C24D02">
        <w:t xml:space="preserve"> „End-to-End“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rsidR="00F34018" w:rsidRPr="009521B2" w:rsidRDefault="00F34018" w:rsidP="00F34018">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883" w:name="_Toc427394144"/>
      <w:bookmarkStart w:id="884" w:name="_Toc428005849"/>
      <w:r>
        <w:t xml:space="preserve">Abbildung </w:t>
      </w:r>
      <w:r w:rsidR="00C1794A">
        <w:fldChar w:fldCharType="begin"/>
      </w:r>
      <w:r w:rsidR="00C1794A">
        <w:instrText xml:space="preserve"> SEQ Abbildung \* ARABIC </w:instrText>
      </w:r>
      <w:r w:rsidR="00C1794A">
        <w:fldChar w:fldCharType="separate"/>
      </w:r>
      <w:r w:rsidR="0090159D">
        <w:rPr>
          <w:noProof/>
        </w:rPr>
        <w:t>12</w:t>
      </w:r>
      <w:r w:rsidR="00C1794A">
        <w:rPr>
          <w:noProof/>
        </w:rPr>
        <w:fldChar w:fldCharType="end"/>
      </w:r>
      <w:r>
        <w:t xml:space="preserve"> Test</w:t>
      </w:r>
      <w:r w:rsidR="00A11A5B">
        <w:t xml:space="preserve"> </w:t>
      </w:r>
      <w:r>
        <w:t>Explorer</w:t>
      </w:r>
      <w:bookmarkEnd w:id="883"/>
      <w:bookmarkEnd w:id="884"/>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w:t>
      </w:r>
      <w:ins w:id="885" w:author="Roger" w:date="2015-08-30T13:58:00Z">
        <w:r w:rsidR="00C16967">
          <w:t>,</w:t>
        </w:r>
      </w:ins>
      <w:r>
        <w:t xml:space="preserve"> musste </w:t>
      </w:r>
      <w:del w:id="886" w:author="Roger" w:date="2015-08-30T13:58:00Z">
        <w:r w:rsidDel="00C16967">
          <w:delText xml:space="preserve">dabei </w:delText>
        </w:r>
      </w:del>
      <w:r>
        <w:t>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Ebenfalls wurde in diesem Bespiel die Klasse zuerst unabhängig getestet. Das heisst, er wurde ein</w:t>
      </w:r>
      <w:ins w:id="887" w:author="Roger" w:date="2015-08-30T13:59:00Z">
        <w:r w:rsidR="00C16967">
          <w:t>e</w:t>
        </w:r>
      </w:ins>
      <w:r>
        <w:t xml:space="preserve"> </w:t>
      </w:r>
      <w:r w:rsidR="002114CD">
        <w:t>Instanz</w:t>
      </w:r>
      <w:r>
        <w:t xml:space="preserve"> erstellt und die Properties danach überprüft mit der Assert.AreEquals() Methode. Zudem wurde auch ab dem TransferHandler der restliche Ablauf getestet indem ein Test</w:t>
      </w:r>
      <w:ins w:id="888" w:author="Roger" w:date="2015-08-30T13:59:00Z">
        <w:r w:rsidR="00C16967">
          <w:t>b</w:t>
        </w:r>
      </w:ins>
      <w:del w:id="889" w:author="Roger" w:date="2015-08-30T13:59:00Z">
        <w:r w:rsidDel="00C16967">
          <w:delText xml:space="preserve"> B</w:delText>
        </w:r>
      </w:del>
      <w:r>
        <w:t>ild vo</w:t>
      </w:r>
      <w:ins w:id="890" w:author="Roger" w:date="2015-08-30T13:59:00Z">
        <w:r w:rsidR="00C16967">
          <w:t xml:space="preserve">n der </w:t>
        </w:r>
      </w:ins>
      <w:del w:id="891" w:author="Roger" w:date="2015-08-30T13:59:00Z">
        <w:r w:rsidDel="00C16967">
          <w:delText xml:space="preserve">m </w:delText>
        </w:r>
      </w:del>
      <w:proofErr w:type="spellStart"/>
      <w:r>
        <w:t>TransferHandler</w:t>
      </w:r>
      <w:proofErr w:type="spellEnd"/>
      <w:r>
        <w:t xml:space="preserve"> </w:t>
      </w:r>
      <w:r w:rsidR="002114CD">
        <w:t>Instanz</w:t>
      </w:r>
      <w:r>
        <w:t xml:space="preserve"> an den Webservice verschickt und danach mit File.Exists()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892" w:name="_Toc428543263"/>
      <w:r>
        <w:lastRenderedPageBreak/>
        <w:t>Empfänger</w:t>
      </w:r>
      <w:bookmarkEnd w:id="892"/>
    </w:p>
    <w:p w:rsidR="00182B55" w:rsidRDefault="00182B55" w:rsidP="00182B55"/>
    <w:p w:rsidR="00182B55" w:rsidRDefault="00182B55" w:rsidP="00182B55">
      <w:r>
        <w:t>Beim Empfänger wird der Webservice automatisiert getestet. Die nachfolgenden Unterkapitel beschreiben die ausgeführten Tests i</w:t>
      </w:r>
      <w:ins w:id="893" w:author="Roger" w:date="2015-08-30T14:00:00Z">
        <w:r w:rsidR="00C16967">
          <w:t>m</w:t>
        </w:r>
      </w:ins>
      <w:del w:id="894" w:author="Roger" w:date="2015-08-30T14:00:00Z">
        <w:r w:rsidDel="00C16967">
          <w:delText>n</w:delText>
        </w:r>
      </w:del>
      <w:r>
        <w:t xml:space="preserve">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Der Webservice kann getestet werden indem zuerst ein</w:t>
      </w:r>
      <w:del w:id="895" w:author="Roger" w:date="2015-08-30T14:00:00Z">
        <w:r w:rsidDel="000471AB">
          <w:delText>en</w:delText>
        </w:r>
      </w:del>
      <w:r>
        <w:t xml:space="preserve"> </w:t>
      </w:r>
      <w:proofErr w:type="spellStart"/>
      <w:r>
        <w:t>ServiceClient</w:t>
      </w:r>
      <w:proofErr w:type="spellEnd"/>
      <w:r>
        <w:t xml:space="preserve"> erstellt wird. Anhand vom Service Client können auf die </w:t>
      </w:r>
      <w:r w:rsidR="00C12B57">
        <w:t>p</w:t>
      </w:r>
      <w:r>
        <w:t>ublizierten Methoden des Services zugegriffen werden. In diesem Beispiel wurde ein Test</w:t>
      </w:r>
      <w:ins w:id="896" w:author="Roger" w:date="2015-08-30T14:01:00Z">
        <w:r w:rsidR="000471AB">
          <w:t>b</w:t>
        </w:r>
      </w:ins>
      <w:del w:id="897" w:author="Roger" w:date="2015-08-30T14:01:00Z">
        <w:r w:rsidDel="000471AB">
          <w:delText xml:space="preserve"> B</w:delText>
        </w:r>
      </w:del>
      <w:r>
        <w:t>ild mit allen wichtigen zusätzlichen Bildinformationen an den Service geschickt und das Resultat danach überprüft</w:t>
      </w:r>
      <w:r w:rsidR="00C12B57">
        <w:t xml:space="preserve"> (FRQ-007)</w:t>
      </w:r>
      <w:r>
        <w:t>.</w:t>
      </w:r>
      <w:r w:rsidR="00E426CE">
        <w:t xml:space="preserve"> Zum Schluss werden die Bildinformationen, </w:t>
      </w:r>
      <w:del w:id="898" w:author="Roger" w:date="2015-08-30T14:01:00Z">
        <w:r w:rsidR="00E426CE" w:rsidDel="000471AB">
          <w:delText xml:space="preserve">welche </w:delText>
        </w:r>
      </w:del>
      <w:ins w:id="899" w:author="Roger" w:date="2015-08-30T14:01:00Z">
        <w:r w:rsidR="000471AB">
          <w:t>die</w:t>
        </w:r>
        <w:r w:rsidR="000471AB">
          <w:t xml:space="preserve"> </w:t>
        </w:r>
      </w:ins>
      <w:r w:rsidR="00E426CE">
        <w:t>mitgeschickt worden sind, mit der letzten Line des Output Files überprüft (FRQ-011).</w:t>
      </w:r>
    </w:p>
    <w:p w:rsidR="00182B55" w:rsidRDefault="002114CD" w:rsidP="00182B55">
      <w:r>
        <w:lastRenderedPageBreak/>
        <w:t>Hiermit</w:t>
      </w:r>
      <w:r w:rsidR="00182B55">
        <w:t xml:space="preserve"> wurde der Service Client und die Methode UploadImage getestet.</w:t>
      </w:r>
    </w:p>
    <w:p w:rsidR="00182B55" w:rsidRDefault="00182B55" w:rsidP="00182B55"/>
    <w:p w:rsidR="00182B55" w:rsidRDefault="00182B55" w:rsidP="005A59E3">
      <w:pPr>
        <w:pStyle w:val="berschrift3"/>
        <w:numPr>
          <w:ilvl w:val="2"/>
          <w:numId w:val="17"/>
        </w:numPr>
        <w:ind w:left="567" w:hanging="567"/>
      </w:pPr>
      <w:bookmarkStart w:id="900" w:name="_Toc428543264"/>
      <w:r>
        <w:t>Translator</w:t>
      </w:r>
      <w:bookmarkEnd w:id="900"/>
    </w:p>
    <w:p w:rsidR="00182B55" w:rsidRDefault="00182B55" w:rsidP="00182B55"/>
    <w:p w:rsidR="00657733" w:rsidRDefault="00657733" w:rsidP="00182B55">
      <w:r>
        <w:t xml:space="preserve">Beim </w:t>
      </w:r>
      <w:proofErr w:type="spellStart"/>
      <w:r>
        <w:t>Tran</w:t>
      </w:r>
      <w:ins w:id="901" w:author="Roger" w:date="2015-08-30T14:01:00Z">
        <w:r w:rsidR="000471AB">
          <w:t>s</w:t>
        </w:r>
      </w:ins>
      <w:r>
        <w:t>lator</w:t>
      </w:r>
      <w:proofErr w:type="spellEnd"/>
      <w:r>
        <w:t xml:space="preserve"> wird das Umwandeln von Bild in Text überprüft. Diese Komponente kann unabhängig getestet werden, da diese </w:t>
      </w:r>
      <w:del w:id="902" w:author="Roger" w:date="2015-08-30T14:01:00Z">
        <w:r w:rsidDel="000471AB">
          <w:delText xml:space="preserve">Komponente </w:delText>
        </w:r>
      </w:del>
      <w:r>
        <w:t>nur vom Webservice aufgerufen wird.</w:t>
      </w:r>
    </w:p>
    <w:p w:rsidR="00657733" w:rsidRDefault="00657733" w:rsidP="005A59E3">
      <w:pPr>
        <w:pStyle w:val="berschrift4"/>
        <w:numPr>
          <w:ilvl w:val="3"/>
          <w:numId w:val="17"/>
        </w:numPr>
        <w:ind w:left="709" w:hanging="709"/>
      </w:pPr>
      <w:r>
        <w:t>Translate</w:t>
      </w:r>
    </w:p>
    <w:p w:rsidR="00657733" w:rsidRDefault="00657733" w:rsidP="00657733">
      <w:r>
        <w:t>Die Methode Translate hat die Aufgabe das Bild in den Text umzuwandeln. Dies wird mit der OCR</w:t>
      </w:r>
      <w:ins w:id="903" w:author="Roger" w:date="2015-08-30T14:01:00Z">
        <w:r w:rsidR="000471AB">
          <w:t>-</w:t>
        </w:r>
      </w:ins>
      <w:del w:id="904" w:author="Roger" w:date="2015-08-30T14:01:00Z">
        <w:r w:rsidDel="000471AB">
          <w:delText xml:space="preserve"> </w:delText>
        </w:r>
      </w:del>
      <w:r>
        <w:t xml:space="preserve">Software </w:t>
      </w:r>
      <w:proofErr w:type="spellStart"/>
      <w:r>
        <w:t>Tesseract</w:t>
      </w:r>
      <w:proofErr w:type="spellEnd"/>
      <w:r>
        <w:t xml:space="preserve">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F70084" w:rsidRDefault="00657733" w:rsidP="00657733">
      <w:pPr>
        <w:autoSpaceDE w:val="0"/>
        <w:autoSpaceDN w:val="0"/>
        <w:adjustRightInd w:val="0"/>
        <w:spacing w:after="0" w:line="240" w:lineRule="auto"/>
        <w:rPr>
          <w:rFonts w:ascii="Consolas" w:hAnsi="Consolas" w:cs="Consolas"/>
          <w:color w:val="000000"/>
          <w:sz w:val="19"/>
          <w:szCs w:val="19"/>
          <w:highlight w:val="white"/>
          <w:rPrChange w:id="905" w:author="Roger" w:date="2015-08-30T10:32:00Z">
            <w:rPr>
              <w:rFonts w:ascii="Consolas" w:hAnsi="Consolas" w:cs="Consolas"/>
              <w:color w:val="000000"/>
              <w:sz w:val="19"/>
              <w:szCs w:val="19"/>
              <w:highlight w:val="white"/>
              <w:lang w:val="en-US"/>
            </w:rPr>
          </w:rPrChang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F70084">
        <w:rPr>
          <w:rFonts w:ascii="Consolas" w:hAnsi="Consolas" w:cs="Consolas"/>
          <w:color w:val="2B91AF"/>
          <w:sz w:val="19"/>
          <w:szCs w:val="19"/>
          <w:highlight w:val="white"/>
          <w:rPrChange w:id="906" w:author="Roger" w:date="2015-08-30T10:32:00Z">
            <w:rPr>
              <w:rFonts w:ascii="Consolas" w:hAnsi="Consolas" w:cs="Consolas"/>
              <w:color w:val="2B91AF"/>
              <w:sz w:val="19"/>
              <w:szCs w:val="19"/>
              <w:highlight w:val="white"/>
              <w:lang w:val="en-US"/>
            </w:rPr>
          </w:rPrChange>
        </w:rPr>
        <w:t>Assert</w:t>
      </w:r>
      <w:r w:rsidRPr="00F70084">
        <w:rPr>
          <w:rFonts w:ascii="Consolas" w:hAnsi="Consolas" w:cs="Consolas"/>
          <w:color w:val="000000"/>
          <w:sz w:val="19"/>
          <w:szCs w:val="19"/>
          <w:highlight w:val="white"/>
          <w:rPrChange w:id="907" w:author="Roger" w:date="2015-08-30T10:32:00Z">
            <w:rPr>
              <w:rFonts w:ascii="Consolas" w:hAnsi="Consolas" w:cs="Consolas"/>
              <w:color w:val="000000"/>
              <w:sz w:val="19"/>
              <w:szCs w:val="19"/>
              <w:highlight w:val="white"/>
              <w:lang w:val="en-US"/>
            </w:rPr>
          </w:rPrChange>
        </w:rPr>
        <w:t>.AreEqual</w:t>
      </w:r>
      <w:proofErr w:type="spellEnd"/>
      <w:r w:rsidRPr="00F70084">
        <w:rPr>
          <w:rFonts w:ascii="Consolas" w:hAnsi="Consolas" w:cs="Consolas"/>
          <w:color w:val="000000"/>
          <w:sz w:val="19"/>
          <w:szCs w:val="19"/>
          <w:highlight w:val="white"/>
          <w:rPrChange w:id="908" w:author="Roger" w:date="2015-08-30T10:32:00Z">
            <w:rPr>
              <w:rFonts w:ascii="Consolas" w:hAnsi="Consolas" w:cs="Consolas"/>
              <w:color w:val="000000"/>
              <w:sz w:val="19"/>
              <w:szCs w:val="19"/>
              <w:highlight w:val="white"/>
              <w:lang w:val="en-US"/>
            </w:rPr>
          </w:rPrChange>
        </w:rPr>
        <w:t>(</w:t>
      </w:r>
      <w:proofErr w:type="spellStart"/>
      <w:r w:rsidRPr="00F70084">
        <w:rPr>
          <w:rFonts w:ascii="Consolas" w:hAnsi="Consolas" w:cs="Consolas"/>
          <w:color w:val="000000"/>
          <w:sz w:val="19"/>
          <w:szCs w:val="19"/>
          <w:highlight w:val="white"/>
          <w:rPrChange w:id="909" w:author="Roger" w:date="2015-08-30T10:32:00Z">
            <w:rPr>
              <w:rFonts w:ascii="Consolas" w:hAnsi="Consolas" w:cs="Consolas"/>
              <w:color w:val="000000"/>
              <w:sz w:val="19"/>
              <w:szCs w:val="19"/>
              <w:highlight w:val="white"/>
              <w:lang w:val="en-US"/>
            </w:rPr>
          </w:rPrChange>
        </w:rPr>
        <w:t>expectedOutputPath</w:t>
      </w:r>
      <w:proofErr w:type="spellEnd"/>
      <w:r w:rsidRPr="00F70084">
        <w:rPr>
          <w:rFonts w:ascii="Consolas" w:hAnsi="Consolas" w:cs="Consolas"/>
          <w:color w:val="000000"/>
          <w:sz w:val="19"/>
          <w:szCs w:val="19"/>
          <w:highlight w:val="white"/>
          <w:rPrChange w:id="910" w:author="Roger" w:date="2015-08-30T10:32:00Z">
            <w:rPr>
              <w:rFonts w:ascii="Consolas" w:hAnsi="Consolas" w:cs="Consolas"/>
              <w:color w:val="000000"/>
              <w:sz w:val="19"/>
              <w:szCs w:val="19"/>
              <w:highlight w:val="white"/>
              <w:lang w:val="en-US"/>
            </w:rPr>
          </w:rPrChange>
        </w:rPr>
        <w:t xml:space="preserve">, </w:t>
      </w:r>
      <w:proofErr w:type="spellStart"/>
      <w:r w:rsidRPr="00F70084">
        <w:rPr>
          <w:rFonts w:ascii="Consolas" w:hAnsi="Consolas" w:cs="Consolas"/>
          <w:color w:val="000000"/>
          <w:sz w:val="19"/>
          <w:szCs w:val="19"/>
          <w:highlight w:val="white"/>
          <w:rPrChange w:id="911" w:author="Roger" w:date="2015-08-30T10:32:00Z">
            <w:rPr>
              <w:rFonts w:ascii="Consolas" w:hAnsi="Consolas" w:cs="Consolas"/>
              <w:color w:val="000000"/>
              <w:sz w:val="19"/>
              <w:szCs w:val="19"/>
              <w:highlight w:val="white"/>
              <w:lang w:val="en-US"/>
            </w:rPr>
          </w:rPrChange>
        </w:rPr>
        <w:t>pathOutputFile</w:t>
      </w:r>
      <w:proofErr w:type="spellEnd"/>
      <w:r w:rsidRPr="00F70084">
        <w:rPr>
          <w:rFonts w:ascii="Consolas" w:hAnsi="Consolas" w:cs="Consolas"/>
          <w:color w:val="000000"/>
          <w:sz w:val="19"/>
          <w:szCs w:val="19"/>
          <w:highlight w:val="white"/>
          <w:rPrChange w:id="912" w:author="Roger" w:date="2015-08-30T10:32:00Z">
            <w:rPr>
              <w:rFonts w:ascii="Consolas" w:hAnsi="Consolas" w:cs="Consolas"/>
              <w:color w:val="000000"/>
              <w:sz w:val="19"/>
              <w:szCs w:val="19"/>
              <w:highlight w:val="white"/>
              <w:lang w:val="en-US"/>
            </w:rPr>
          </w:rPrChange>
        </w:rPr>
        <w:t>);</w:t>
      </w:r>
    </w:p>
    <w:p w:rsidR="00657733" w:rsidRPr="00F70084" w:rsidRDefault="00657733" w:rsidP="00657733">
      <w:pPr>
        <w:autoSpaceDE w:val="0"/>
        <w:autoSpaceDN w:val="0"/>
        <w:adjustRightInd w:val="0"/>
        <w:spacing w:after="0" w:line="240" w:lineRule="auto"/>
        <w:rPr>
          <w:rFonts w:ascii="Consolas" w:hAnsi="Consolas" w:cs="Consolas"/>
          <w:color w:val="000000"/>
          <w:sz w:val="19"/>
          <w:szCs w:val="19"/>
          <w:highlight w:val="white"/>
          <w:rPrChange w:id="913" w:author="Roger" w:date="2015-08-30T10:32:00Z">
            <w:rPr>
              <w:rFonts w:ascii="Consolas" w:hAnsi="Consolas" w:cs="Consolas"/>
              <w:color w:val="000000"/>
              <w:sz w:val="19"/>
              <w:szCs w:val="19"/>
              <w:highlight w:val="white"/>
              <w:lang w:val="en-US"/>
            </w:rPr>
          </w:rPrChange>
        </w:rPr>
      </w:pPr>
    </w:p>
    <w:p w:rsidR="00657733" w:rsidRPr="00657733" w:rsidRDefault="00657733" w:rsidP="00657733">
      <w:r w:rsidRPr="00F70084">
        <w:rPr>
          <w:rFonts w:ascii="Consolas" w:hAnsi="Consolas" w:cs="Consolas"/>
          <w:color w:val="000000"/>
          <w:sz w:val="19"/>
          <w:szCs w:val="19"/>
          <w:highlight w:val="white"/>
          <w:rPrChange w:id="914" w:author="Roger" w:date="2015-08-30T10:32:00Z">
            <w:rPr>
              <w:rFonts w:ascii="Consolas" w:hAnsi="Consolas" w:cs="Consolas"/>
              <w:color w:val="000000"/>
              <w:sz w:val="19"/>
              <w:szCs w:val="19"/>
              <w:highlight w:val="white"/>
              <w:lang w:val="en-US"/>
            </w:rPr>
          </w:rPrChange>
        </w:rPr>
        <w:t xml:space="preserve">        </w:t>
      </w:r>
      <w:r>
        <w:rPr>
          <w:rFonts w:ascii="Consolas" w:hAnsi="Consolas" w:cs="Consolas"/>
          <w:color w:val="000000"/>
          <w:sz w:val="19"/>
          <w:szCs w:val="19"/>
          <w:highlight w:val="white"/>
        </w:rPr>
        <w:t>}</w:t>
      </w:r>
    </w:p>
    <w:p w:rsidR="00182B55" w:rsidRPr="00182B55" w:rsidRDefault="00657733" w:rsidP="00182B55">
      <w:r>
        <w:t xml:space="preserve">Der Rückgabewert der Methode transLate ist der </w:t>
      </w:r>
      <w:proofErr w:type="spellStart"/>
      <w:r>
        <w:t>Outputfpad</w:t>
      </w:r>
      <w:proofErr w:type="spellEnd"/>
      <w:r>
        <w:t xml:space="preserve">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915" w:name="_Toc428543265"/>
      <w:r w:rsidRPr="00B92759">
        <w:t>Unit T</w:t>
      </w:r>
      <w:r w:rsidRPr="00774B0A">
        <w:t>est Abdeckung</w:t>
      </w:r>
      <w:bookmarkEnd w:id="915"/>
    </w:p>
    <w:p w:rsidR="00A11A5B" w:rsidRDefault="00A11A5B" w:rsidP="00A11A5B"/>
    <w:p w:rsidR="00A11A5B" w:rsidRPr="00A11A5B" w:rsidRDefault="00A11A5B" w:rsidP="00A11A5B">
      <w:r>
        <w:t>In der folgenden Tabelle wir</w:t>
      </w:r>
      <w:ins w:id="916" w:author="Roger" w:date="2015-08-30T14:02:00Z">
        <w:r w:rsidR="000471AB">
          <w:t>d</w:t>
        </w:r>
      </w:ins>
      <w:r>
        <w:t xml:space="preserve">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917" w:name="_Toc427394145"/>
      <w:bookmarkStart w:id="918" w:name="_Toc428526887"/>
      <w:r w:rsidRPr="00774B0A">
        <w:t xml:space="preserve">Tabelle </w:t>
      </w:r>
      <w:r w:rsidR="00C1794A">
        <w:fldChar w:fldCharType="begin"/>
      </w:r>
      <w:r w:rsidR="00C1794A">
        <w:instrText xml:space="preserve"> SEQ Tabelle \* ARABIC </w:instrText>
      </w:r>
      <w:r w:rsidR="00C1794A">
        <w:fldChar w:fldCharType="separate"/>
      </w:r>
      <w:r w:rsidR="0090159D">
        <w:rPr>
          <w:noProof/>
        </w:rPr>
        <w:t>41</w:t>
      </w:r>
      <w:r w:rsidR="00C1794A">
        <w:rPr>
          <w:noProof/>
        </w:rPr>
        <w:fldChar w:fldCharType="end"/>
      </w:r>
      <w:r w:rsidRPr="00774B0A">
        <w:t xml:space="preserve"> Test Abdeckung</w:t>
      </w:r>
      <w:bookmarkEnd w:id="917"/>
      <w:bookmarkEnd w:id="918"/>
    </w:p>
    <w:p w:rsidR="00A11A5B" w:rsidRDefault="00A11A5B" w:rsidP="005A59E3">
      <w:pPr>
        <w:pStyle w:val="berschrift3"/>
        <w:numPr>
          <w:ilvl w:val="2"/>
          <w:numId w:val="17"/>
        </w:numPr>
        <w:ind w:left="567" w:hanging="567"/>
      </w:pPr>
      <w:bookmarkStart w:id="919" w:name="_Toc428543266"/>
      <w:r>
        <w:t>Test Resultat</w:t>
      </w:r>
      <w:bookmarkEnd w:id="919"/>
    </w:p>
    <w:p w:rsidR="00A11A5B" w:rsidRDefault="00A11A5B" w:rsidP="00A11A5B"/>
    <w:p w:rsidR="00A11A5B" w:rsidRDefault="00DD5B47" w:rsidP="00A11A5B">
      <w:r>
        <w:t xml:space="preserve">Im der </w:t>
      </w:r>
      <w:del w:id="920" w:author="Roger" w:date="2015-08-30T14:02:00Z">
        <w:r w:rsidDel="000471AB">
          <w:delText xml:space="preserve">nachfolgender </w:delText>
        </w:r>
      </w:del>
      <w:ins w:id="921" w:author="Roger" w:date="2015-08-30T14:02:00Z">
        <w:r w:rsidR="000471AB">
          <w:t>nachfolgende</w:t>
        </w:r>
        <w:r w:rsidR="000471AB">
          <w:t>n</w:t>
        </w:r>
        <w:r w:rsidR="000471AB">
          <w:t xml:space="preserve"> </w:t>
        </w:r>
      </w:ins>
      <w:r>
        <w:t xml:space="preserve">Grafik sieht man die </w:t>
      </w:r>
      <w:ins w:id="922" w:author="Roger" w:date="2015-08-30T14:03:00Z">
        <w:r w:rsidR="000471AB">
          <w:t xml:space="preserve">Testergebnisse </w:t>
        </w:r>
      </w:ins>
      <w:del w:id="923" w:author="Roger" w:date="2015-08-30T14:03:00Z">
        <w:r w:rsidDel="000471AB">
          <w:delText xml:space="preserve">Test Resultat </w:delText>
        </w:r>
      </w:del>
      <w:r>
        <w:t>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924" w:name="_Toc427394146"/>
      <w:bookmarkStart w:id="925" w:name="_Toc428005850"/>
      <w:r>
        <w:t xml:space="preserve">Abbildung </w:t>
      </w:r>
      <w:r w:rsidR="00C1794A">
        <w:fldChar w:fldCharType="begin"/>
      </w:r>
      <w:r w:rsidR="00C1794A">
        <w:instrText xml:space="preserve"> SEQ Abbildung \* ARABIC </w:instrText>
      </w:r>
      <w:r w:rsidR="00C1794A">
        <w:fldChar w:fldCharType="separate"/>
      </w:r>
      <w:r w:rsidR="0090159D">
        <w:rPr>
          <w:noProof/>
        </w:rPr>
        <w:t>13</w:t>
      </w:r>
      <w:r w:rsidR="00C1794A">
        <w:rPr>
          <w:noProof/>
        </w:rPr>
        <w:fldChar w:fldCharType="end"/>
      </w:r>
      <w:r>
        <w:t xml:space="preserve"> Test</w:t>
      </w:r>
      <w:ins w:id="926" w:author="Roger" w:date="2015-08-30T14:03:00Z">
        <w:r w:rsidR="000471AB">
          <w:t>ergebnisse</w:t>
        </w:r>
      </w:ins>
      <w:del w:id="927" w:author="Roger" w:date="2015-08-30T14:03:00Z">
        <w:r w:rsidDel="000471AB">
          <w:delText xml:space="preserve"> Resultat</w:delText>
        </w:r>
      </w:del>
      <w:bookmarkEnd w:id="924"/>
      <w:bookmarkEnd w:id="925"/>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928" w:name="_Toc428543267"/>
      <w:r w:rsidRPr="00774B0A">
        <w:lastRenderedPageBreak/>
        <w:t>User Akzeptanz Tests</w:t>
      </w:r>
      <w:bookmarkEnd w:id="928"/>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929" w:name="_Toc428543268"/>
      <w:r w:rsidRPr="00753CC9">
        <w:rPr>
          <w:lang w:val="fr-CH"/>
        </w:rPr>
        <w:t>Logger FR</w:t>
      </w:r>
      <w:r>
        <w:rPr>
          <w:lang w:val="fr-CH"/>
        </w:rPr>
        <w:t>Q-001, FRQ-002, FRQ-003</w:t>
      </w:r>
      <w:bookmarkEnd w:id="929"/>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del w:id="930" w:author="Roger" w:date="2015-08-30T14:05:00Z">
              <w:r w:rsidDel="000471AB">
                <w:delText>.</w:delText>
              </w:r>
            </w:del>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BA4BF5" w:rsidP="00BA4BF5">
            <w:commentRangeStart w:id="931"/>
            <w:r>
              <w:t>Schaue in das web.config wo das Logfile ist. Unter Appsettings mit der ID</w:t>
            </w:r>
            <w:r w:rsidR="00753CC9">
              <w:t xml:space="preserve"> </w:t>
            </w:r>
            <w:proofErr w:type="spellStart"/>
            <w:r w:rsidR="00753CC9">
              <w:t>logFilePath</w:t>
            </w:r>
            <w:commentRangeEnd w:id="931"/>
            <w:proofErr w:type="spellEnd"/>
            <w:r w:rsidR="000471AB">
              <w:rPr>
                <w:rStyle w:val="Kommentarzeichen"/>
              </w:rPr>
              <w:commentReference w:id="931"/>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0471AB">
            <w:r>
              <w:t xml:space="preserve">Kontrolliere ob das Logfile </w:t>
            </w:r>
            <w:ins w:id="932" w:author="Roger" w:date="2015-08-30T14:04:00Z">
              <w:r w:rsidR="000471AB">
                <w:t>auf dem System</w:t>
              </w:r>
              <w:r w:rsidR="000471AB">
                <w:t xml:space="preserve"> </w:t>
              </w:r>
            </w:ins>
            <w:r>
              <w:t xml:space="preserve">vorhanden ist </w:t>
            </w:r>
            <w:del w:id="933" w:author="Roger" w:date="2015-08-30T14:04:00Z">
              <w:r w:rsidDel="000471AB">
                <w:delText>auf dem System</w:delText>
              </w:r>
            </w:del>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w:t>
            </w:r>
            <w:ins w:id="934" w:author="Roger" w:date="2015-08-30T14:07:00Z">
              <w:r w:rsidR="000471AB">
                <w:t>,</w:t>
              </w:r>
            </w:ins>
            <w:del w:id="935" w:author="Roger" w:date="2015-08-30T14:04:00Z">
              <w:r w:rsidDel="000471AB">
                <w:delText xml:space="preserve"> </w:delText>
              </w:r>
            </w:del>
            <w:ins w:id="936" w:author="Roger" w:date="2015-08-30T14:07:00Z">
              <w:r w:rsidR="000471AB">
                <w:t xml:space="preserve"> </w:t>
              </w:r>
            </w:ins>
            <w:r>
              <w:t xml:space="preserve">ob </w:t>
            </w:r>
            <w:del w:id="937" w:author="Roger" w:date="2015-08-30T14:05:00Z">
              <w:r w:rsidDel="000471AB">
                <w:delText xml:space="preserve">es </w:delText>
              </w:r>
            </w:del>
            <w:r>
              <w:t>ein</w:t>
            </w:r>
            <w:del w:id="938" w:author="Roger" w:date="2015-08-30T14:05:00Z">
              <w:r w:rsidDel="000471AB">
                <w:delText>en</w:delText>
              </w:r>
            </w:del>
            <w:r>
              <w:t xml:space="preserve"> neue</w:t>
            </w:r>
            <w:ins w:id="939" w:author="Roger" w:date="2015-08-30T14:05:00Z">
              <w:r w:rsidR="000471AB">
                <w:t>r</w:t>
              </w:r>
            </w:ins>
            <w:del w:id="940" w:author="Roger" w:date="2015-08-30T14:05:00Z">
              <w:r w:rsidDel="000471AB">
                <w:delText>n</w:delText>
              </w:r>
            </w:del>
            <w:r>
              <w:t xml:space="preserve">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941" w:name="_Toc428526888"/>
      <w:r>
        <w:t xml:space="preserve">Tabelle </w:t>
      </w:r>
      <w:r w:rsidR="00C1794A">
        <w:fldChar w:fldCharType="begin"/>
      </w:r>
      <w:r w:rsidR="00C1794A">
        <w:instrText xml:space="preserve"> SEQ Tabelle \* ARABIC </w:instrText>
      </w:r>
      <w:r w:rsidR="00C1794A">
        <w:fldChar w:fldCharType="separate"/>
      </w:r>
      <w:r w:rsidR="0090159D">
        <w:rPr>
          <w:noProof/>
        </w:rPr>
        <w:t>42</w:t>
      </w:r>
      <w:r w:rsidR="00C1794A">
        <w:rPr>
          <w:noProof/>
        </w:rPr>
        <w:fldChar w:fldCharType="end"/>
      </w:r>
      <w:r>
        <w:t xml:space="preserve"> UAT FQR-001, FQR-002, FRQ-003</w:t>
      </w:r>
      <w:bookmarkEnd w:id="941"/>
    </w:p>
    <w:p w:rsidR="00753CC9" w:rsidRDefault="00753CC9" w:rsidP="00753CC9">
      <w:r>
        <w:t>Das IIS</w:t>
      </w:r>
      <w:ins w:id="942" w:author="Roger" w:date="2015-08-30T14:05:00Z">
        <w:r w:rsidR="000471AB">
          <w:t>-</w:t>
        </w:r>
      </w:ins>
      <w:del w:id="943" w:author="Roger" w:date="2015-08-30T14:05:00Z">
        <w:r w:rsidDel="000471AB">
          <w:delText xml:space="preserve"> </w:delText>
        </w:r>
      </w:del>
      <w:r>
        <w:t>Modul erkennt dass ein Bild an einen User weitergeleitet worden ist (FRQ-001). Anschliessend wurde ein Logeintrag generiert mit der definierten Struktur (FRQ-002). In der Konfigurationsdatei kann das Logf</w:t>
      </w:r>
      <w:r w:rsidR="00EA3F67">
        <w:t xml:space="preserve">ile konfiguriert </w:t>
      </w:r>
      <w:del w:id="944" w:author="Roger" w:date="2015-08-30T14:06:00Z">
        <w:r w:rsidR="00EA3F67" w:rsidDel="000471AB">
          <w:delText xml:space="preserve">werden </w:delText>
        </w:r>
      </w:del>
      <w:r w:rsidR="00EA3F67">
        <w:t xml:space="preserve">mit dem Schlüsselwort </w:t>
      </w:r>
      <w:proofErr w:type="spellStart"/>
      <w:r>
        <w:t>logFIlePath</w:t>
      </w:r>
      <w:proofErr w:type="spellEnd"/>
      <w:r>
        <w:t xml:space="preserve"> </w:t>
      </w:r>
      <w:ins w:id="945" w:author="Roger" w:date="2015-08-30T14:06:00Z">
        <w:r w:rsidR="000471AB">
          <w:t xml:space="preserve">werden </w:t>
        </w:r>
      </w:ins>
      <w:r>
        <w:t>(FRQ-003).</w:t>
      </w:r>
    </w:p>
    <w:p w:rsidR="00753CC9" w:rsidRDefault="00417A8D" w:rsidP="00545CB1">
      <w:pPr>
        <w:pStyle w:val="berschrift3"/>
        <w:numPr>
          <w:ilvl w:val="2"/>
          <w:numId w:val="17"/>
        </w:numPr>
        <w:ind w:left="567" w:hanging="567"/>
        <w:rPr>
          <w:lang w:val="fr-CH"/>
        </w:rPr>
      </w:pPr>
      <w:bookmarkStart w:id="946" w:name="_Toc428543269"/>
      <w:r>
        <w:rPr>
          <w:lang w:val="fr-CH"/>
        </w:rPr>
        <w:t>Transfer Handler FRQ-006</w:t>
      </w:r>
      <w:bookmarkEnd w:id="946"/>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Überprüfe ob die En</w:t>
            </w:r>
            <w:ins w:id="947" w:author="Roger" w:date="2015-08-30T14:07:00Z">
              <w:r w:rsidR="000471AB">
                <w:t>d</w:t>
              </w:r>
            </w:ins>
            <w:r>
              <w:t>punk</w:t>
            </w:r>
            <w:ins w:id="948" w:author="Roger" w:date="2015-08-30T14:07:00Z">
              <w:r w:rsidR="000471AB">
                <w:t>t</w:t>
              </w:r>
            </w:ins>
            <w:r>
              <w:t>ad</w:t>
            </w:r>
            <w:del w:id="949" w:author="Roger" w:date="2015-08-30T14:07:00Z">
              <w:r w:rsidDel="000471AB">
                <w:delText>d</w:delText>
              </w:r>
            </w:del>
            <w:r>
              <w:t xml:space="preserve">resse konfigurierbar ist unter </w:t>
            </w:r>
            <w:proofErr w:type="spellStart"/>
            <w:r>
              <w:t>configuration</w:t>
            </w:r>
            <w:proofErr w:type="spellEnd"/>
            <w:r>
              <w:t xml:space="preserve">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950" w:name="_Toc428526889"/>
      <w:r>
        <w:t xml:space="preserve">Tabelle </w:t>
      </w:r>
      <w:r w:rsidR="00C1794A">
        <w:fldChar w:fldCharType="begin"/>
      </w:r>
      <w:r w:rsidR="00C1794A">
        <w:instrText xml:space="preserve"> SEQ Tabelle \* ARABIC </w:instrText>
      </w:r>
      <w:r w:rsidR="00C1794A">
        <w:fldChar w:fldCharType="separate"/>
      </w:r>
      <w:r w:rsidR="0090159D">
        <w:rPr>
          <w:noProof/>
        </w:rPr>
        <w:t>43</w:t>
      </w:r>
      <w:r w:rsidR="00C1794A">
        <w:rPr>
          <w:noProof/>
        </w:rPr>
        <w:fldChar w:fldCharType="end"/>
      </w:r>
      <w:r>
        <w:t xml:space="preserve"> UAT FQR-006</w:t>
      </w:r>
      <w:bookmarkEnd w:id="950"/>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951" w:name="_Toc428543270"/>
      <w:r w:rsidRPr="0043146C">
        <w:rPr>
          <w:lang w:val="fr-CH"/>
        </w:rPr>
        <w:lastRenderedPageBreak/>
        <w:t>Translator FRQ-010</w:t>
      </w:r>
      <w:bookmarkEnd w:id="951"/>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952" w:name="_Toc428526890"/>
      <w:r>
        <w:t xml:space="preserve">Tabelle </w:t>
      </w:r>
      <w:r w:rsidR="00C1794A">
        <w:fldChar w:fldCharType="begin"/>
      </w:r>
      <w:r w:rsidR="00C1794A">
        <w:instrText xml:space="preserve"> SEQ Tabelle \* ARABIC </w:instrText>
      </w:r>
      <w:r w:rsidR="00C1794A">
        <w:fldChar w:fldCharType="separate"/>
      </w:r>
      <w:r w:rsidR="0090159D">
        <w:rPr>
          <w:noProof/>
        </w:rPr>
        <w:t>44</w:t>
      </w:r>
      <w:r w:rsidR="00C1794A">
        <w:rPr>
          <w:noProof/>
        </w:rPr>
        <w:fldChar w:fldCharType="end"/>
      </w:r>
      <w:r>
        <w:t xml:space="preserve"> UAT FRQ-010</w:t>
      </w:r>
      <w:bookmarkEnd w:id="952"/>
    </w:p>
    <w:p w:rsidR="0043146C" w:rsidRDefault="0043146C" w:rsidP="0043146C">
      <w:r>
        <w:t xml:space="preserve">Die funktionale Anforderung, dass das Input und das Output Verzeichnis vom </w:t>
      </w:r>
      <w:proofErr w:type="spellStart"/>
      <w:r>
        <w:t>Translator</w:t>
      </w:r>
      <w:proofErr w:type="spellEnd"/>
      <w:r>
        <w:t xml:space="preserve"> konfigurierbar </w:t>
      </w:r>
      <w:del w:id="953" w:author="Roger" w:date="2015-08-30T14:08:00Z">
        <w:r w:rsidDel="000471AB">
          <w:delText xml:space="preserve">muss </w:delText>
        </w:r>
      </w:del>
      <w:r>
        <w:t>sein</w:t>
      </w:r>
      <w:ins w:id="954" w:author="Roger" w:date="2015-08-30T14:08:00Z">
        <w:r w:rsidR="000471AB">
          <w:t xml:space="preserve"> muss</w:t>
        </w:r>
      </w:ins>
      <w:r>
        <w:t>,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955" w:name="_Toc428543271"/>
      <w:r>
        <w:rPr>
          <w:lang w:val="fr-CH"/>
        </w:rPr>
        <w:t>Translator</w:t>
      </w:r>
      <w:r w:rsidR="00912E54">
        <w:rPr>
          <w:lang w:val="fr-CH"/>
        </w:rPr>
        <w:t xml:space="preserve"> FRQ-012</w:t>
      </w:r>
      <w:bookmarkEnd w:id="955"/>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956" w:name="_Toc428526891"/>
      <w:r>
        <w:t xml:space="preserve">Tabelle </w:t>
      </w:r>
      <w:r w:rsidR="00C1794A">
        <w:fldChar w:fldCharType="begin"/>
      </w:r>
      <w:r w:rsidR="00C1794A">
        <w:instrText xml:space="preserve"> SEQ Tabelle \* ARABIC </w:instrText>
      </w:r>
      <w:r w:rsidR="00C1794A">
        <w:fldChar w:fldCharType="separate"/>
      </w:r>
      <w:r w:rsidR="0090159D">
        <w:rPr>
          <w:noProof/>
        </w:rPr>
        <w:t>45</w:t>
      </w:r>
      <w:r w:rsidR="00C1794A">
        <w:rPr>
          <w:noProof/>
        </w:rPr>
        <w:fldChar w:fldCharType="end"/>
      </w:r>
      <w:r>
        <w:t xml:space="preserve"> UAT FRQ-012</w:t>
      </w:r>
      <w:bookmarkEnd w:id="956"/>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30317" w:rsidRPr="00774B0A" w:rsidRDefault="00830317" w:rsidP="00830317">
      <w:pPr>
        <w:pStyle w:val="berschrift1"/>
        <w:numPr>
          <w:ilvl w:val="0"/>
          <w:numId w:val="17"/>
        </w:numPr>
      </w:pPr>
      <w:bookmarkStart w:id="957" w:name="_Toc428543272"/>
      <w:r w:rsidRPr="00774B0A">
        <w:lastRenderedPageBreak/>
        <w:t>Fazit</w:t>
      </w:r>
      <w:bookmarkEnd w:id="957"/>
    </w:p>
    <w:p w:rsidR="00522A88" w:rsidRDefault="00922192" w:rsidP="00522A88">
      <w:ins w:id="958" w:author="Roger" w:date="2015-08-30T14:09:00Z">
        <w:r>
          <w:t xml:space="preserve">Im Rahmen der nachfolgenden </w:t>
        </w:r>
      </w:ins>
      <w:ins w:id="959" w:author="Roger" w:date="2015-08-30T14:10:00Z">
        <w:r>
          <w:t>Kapitel</w:t>
        </w:r>
      </w:ins>
      <w:ins w:id="960" w:author="Roger" w:date="2015-08-30T14:09:00Z">
        <w:r>
          <w:t xml:space="preserve"> soll </w:t>
        </w:r>
      </w:ins>
      <w:del w:id="961" w:author="Roger" w:date="2015-08-30T14:10:00Z">
        <w:r w:rsidR="00D4038D" w:rsidDel="00922192">
          <w:delText>Die nachfolgenden Kapiteln wird ein</w:delText>
        </w:r>
      </w:del>
      <w:ins w:id="962" w:author="Roger" w:date="2015-08-30T14:10:00Z">
        <w:r>
          <w:t xml:space="preserve">die vorliegende Arbeit zusammengefasst und ein Ausblick gegeben werden. </w:t>
        </w:r>
      </w:ins>
      <w:del w:id="963" w:author="Roger" w:date="2015-08-30T14:10:00Z">
        <w:r w:rsidR="00D4038D" w:rsidDel="00922192">
          <w:delText xml:space="preserve"> Rückblick sowie ein Ausblick über die Arbeit beschrieben.</w:delText>
        </w:r>
      </w:del>
    </w:p>
    <w:p w:rsidR="00D8376D" w:rsidRDefault="00D8376D" w:rsidP="00545CB1">
      <w:pPr>
        <w:pStyle w:val="berschrift2"/>
        <w:numPr>
          <w:ilvl w:val="1"/>
          <w:numId w:val="17"/>
        </w:numPr>
        <w:ind w:left="426"/>
      </w:pPr>
      <w:bookmarkStart w:id="964" w:name="_Toc428543273"/>
      <w:r>
        <w:t>Rückblick</w:t>
      </w:r>
      <w:bookmarkEnd w:id="964"/>
    </w:p>
    <w:p w:rsidR="00851CED" w:rsidRDefault="00851CED" w:rsidP="00851CED"/>
    <w:p w:rsidR="00307C45" w:rsidRDefault="00307C45" w:rsidP="00851CED">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ins w:id="965" w:author="Roger" w:date="2015-08-30T14:11:00Z">
        <w:r w:rsidR="00922192">
          <w:t>,</w:t>
        </w:r>
      </w:ins>
      <w:r w:rsidR="004A2716">
        <w:t xml:space="preserve"> wie der Zugriff geloggt werden kann. Die einfachste Methode</w:t>
      </w:r>
      <w:ins w:id="966" w:author="Roger" w:date="2015-08-30T14:12:00Z">
        <w:r w:rsidR="00456733">
          <w:t xml:space="preserve"> bildet</w:t>
        </w:r>
      </w:ins>
      <w:del w:id="967" w:author="Roger" w:date="2015-08-30T14:13:00Z">
        <w:r w:rsidR="004A2716" w:rsidDel="00456733">
          <w:delText xml:space="preserve"> ist</w:delText>
        </w:r>
      </w:del>
      <w:r w:rsidR="004A2716">
        <w:t xml:space="preserve"> die Analyse des Web-Verkehrs, also</w:t>
      </w:r>
      <w:ins w:id="968" w:author="Roger" w:date="2015-08-30T14:11:00Z">
        <w:r w:rsidR="00922192">
          <w:t xml:space="preserve"> </w:t>
        </w:r>
      </w:ins>
      <w:ins w:id="969" w:author="Roger" w:date="2015-08-30T14:13:00Z">
        <w:r w:rsidR="00456733">
          <w:t>eine</w:t>
        </w:r>
      </w:ins>
      <w:r w:rsidR="004A2716">
        <w:t xml:space="preserve"> Analyse basierend auf </w:t>
      </w:r>
      <w:del w:id="970" w:author="Roger" w:date="2015-08-30T14:11:00Z">
        <w:r w:rsidR="004A2716" w:rsidDel="00922192">
          <w:delText xml:space="preserve">http </w:delText>
        </w:r>
      </w:del>
      <w:ins w:id="971" w:author="Roger" w:date="2015-08-30T14:11:00Z">
        <w:r w:rsidR="00922192">
          <w:t>HTTP-</w:t>
        </w:r>
      </w:ins>
      <w:proofErr w:type="spellStart"/>
      <w:r w:rsidR="004A2716">
        <w:t>Requests</w:t>
      </w:r>
      <w:proofErr w:type="spellEnd"/>
      <w:r w:rsidR="004A2716">
        <w:t xml:space="preserve"> und Responses. Die Analyse von Text, sprich dem Body, kann </w:t>
      </w:r>
      <w:del w:id="972" w:author="Roger" w:date="2015-08-30T14:13:00Z">
        <w:r w:rsidR="004A2716" w:rsidDel="00456733">
          <w:delText xml:space="preserve">mit </w:delText>
        </w:r>
      </w:del>
      <w:ins w:id="973" w:author="Roger" w:date="2015-08-30T14:14:00Z">
        <w:r w:rsidR="00456733">
          <w:t>mithilfe von</w:t>
        </w:r>
      </w:ins>
      <w:ins w:id="974" w:author="Roger" w:date="2015-08-30T14:13:00Z">
        <w:r w:rsidR="00456733">
          <w:t xml:space="preserve"> </w:t>
        </w:r>
      </w:ins>
      <w:r w:rsidR="004A2716">
        <w:t>Textanalyse</w:t>
      </w:r>
      <w:ins w:id="975" w:author="Roger" w:date="2015-08-30T14:14:00Z">
        <w:r w:rsidR="00456733">
          <w:t>-Softwares</w:t>
        </w:r>
      </w:ins>
      <w:del w:id="976" w:author="Roger" w:date="2015-08-30T14:11:00Z">
        <w:r w:rsidR="004A2716" w:rsidDel="00922192">
          <w:delText xml:space="preserve"> </w:delText>
        </w:r>
      </w:del>
      <w:del w:id="977" w:author="Roger" w:date="2015-08-30T14:14:00Z">
        <w:r w:rsidR="004A2716" w:rsidDel="00456733">
          <w:delText>Programme</w:delText>
        </w:r>
      </w:del>
      <w:ins w:id="978" w:author="Roger" w:date="2015-08-30T14:14:00Z">
        <w:r w:rsidR="00456733">
          <w:t xml:space="preserve"> relativ problemlos</w:t>
        </w:r>
      </w:ins>
      <w:r w:rsidR="004A2716">
        <w:t xml:space="preserve"> umgesetzt werden</w:t>
      </w:r>
      <w:ins w:id="979" w:author="Roger" w:date="2015-08-30T14:14:00Z">
        <w:r w:rsidR="00456733">
          <w:t>.</w:t>
        </w:r>
      </w:ins>
      <w:ins w:id="980" w:author="Roger" w:date="2015-08-30T14:15:00Z">
        <w:r w:rsidR="00456733">
          <w:t xml:space="preserve"> Eine zentrale Herausforderung bildet jedoch die Analyse von </w:t>
        </w:r>
      </w:ins>
      <w:ins w:id="981" w:author="Roger" w:date="2015-08-30T14:16:00Z">
        <w:r w:rsidR="00456733">
          <w:t>Bildern</w:t>
        </w:r>
      </w:ins>
      <w:ins w:id="982" w:author="Roger" w:date="2015-08-30T14:15:00Z">
        <w:r w:rsidR="00456733">
          <w:t>, die ebenfalls wertvolle Ku</w:t>
        </w:r>
      </w:ins>
      <w:ins w:id="983" w:author="Roger" w:date="2015-08-30T14:16:00Z">
        <w:r w:rsidR="00456733">
          <w:t>n</w:t>
        </w:r>
      </w:ins>
      <w:ins w:id="984" w:author="Roger" w:date="2015-08-30T14:15:00Z">
        <w:r w:rsidR="00456733">
          <w:t>dendaten enthalten können</w:t>
        </w:r>
      </w:ins>
      <w:ins w:id="985" w:author="Roger" w:date="2015-08-30T14:16:00Z">
        <w:r w:rsidR="00456733">
          <w:t xml:space="preserve">. </w:t>
        </w:r>
      </w:ins>
      <w:del w:id="986" w:author="Roger" w:date="2015-08-30T14:14:00Z">
        <w:r w:rsidR="004A2716" w:rsidDel="00456733">
          <w:delText>,</w:delText>
        </w:r>
      </w:del>
      <w:del w:id="987" w:author="Roger" w:date="2015-08-30T14:15:00Z">
        <w:r w:rsidR="004A2716" w:rsidDel="00456733">
          <w:delText xml:space="preserve"> jedoch ist da noch das Problem eines Bildes, welches nicht so einfach analysiert werden kann. </w:delText>
        </w:r>
      </w:del>
    </w:p>
    <w:p w:rsidR="004A2716" w:rsidRDefault="004A2716" w:rsidP="00851CED">
      <w:r>
        <w:t>Durch die Ist-Analyse wurde aufgezeigt</w:t>
      </w:r>
      <w:ins w:id="988" w:author="Roger" w:date="2015-08-30T14:12:00Z">
        <w:r w:rsidR="00922192">
          <w:t>,</w:t>
        </w:r>
      </w:ins>
      <w:r>
        <w:t xml:space="preserve"> wie momentan eine mögliche Webapplikation umgesetzt </w:t>
      </w:r>
      <w:del w:id="989" w:author="Roger" w:date="2015-08-30T14:16:00Z">
        <w:r w:rsidDel="00456733">
          <w:delText>ist</w:delText>
        </w:r>
      </w:del>
      <w:ins w:id="990" w:author="Roger" w:date="2015-08-30T14:16:00Z">
        <w:r w:rsidR="00456733">
          <w:t xml:space="preserve">wird und </w:t>
        </w:r>
      </w:ins>
      <w:del w:id="991" w:author="Roger" w:date="2015-08-30T14:16:00Z">
        <w:r w:rsidDel="00456733">
          <w:delText xml:space="preserve">. Dadurch wird aufgezeigt, wo genau </w:delText>
        </w:r>
      </w:del>
      <w:del w:id="992" w:author="Roger" w:date="2015-08-30T14:17:00Z">
        <w:r w:rsidDel="00456733">
          <w:delText>investiert</w:delText>
        </w:r>
      </w:del>
      <w:ins w:id="993" w:author="Roger" w:date="2015-08-30T14:17:00Z">
        <w:r w:rsidR="00456733">
          <w:t>wo investiert</w:t>
        </w:r>
      </w:ins>
      <w:r>
        <w:t xml:space="preserve"> werden muss</w:t>
      </w:r>
      <w:del w:id="994" w:author="Roger" w:date="2015-08-30T14:17:00Z">
        <w:r w:rsidDel="00456733">
          <w:delText>,</w:delText>
        </w:r>
      </w:del>
      <w:r>
        <w:t xml:space="preserve"> um ein Bild abzufangen. Der erste Teil des Produktes wird in diese Kette implementiert, damit die notwendigen Informationen abgefangen werden können. </w:t>
      </w:r>
    </w:p>
    <w:p w:rsidR="004A2716" w:rsidRDefault="004A2716" w:rsidP="00851CED">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del w:id="995" w:author="Roger" w:date="2015-08-30T14:17:00Z">
        <w:r w:rsidR="008D73AF" w:rsidDel="00456733">
          <w:delText xml:space="preserve">erstellen </w:delText>
        </w:r>
      </w:del>
      <w:ins w:id="996" w:author="Roger" w:date="2015-08-30T14:17:00Z">
        <w:r w:rsidR="00456733">
          <w:t>Erstellung</w:t>
        </w:r>
        <w:r w:rsidR="00456733">
          <w:t xml:space="preserve"> </w:t>
        </w:r>
      </w:ins>
      <w:r w:rsidR="008D73AF">
        <w:t xml:space="preserve">der IT-Architektur wurde </w:t>
      </w:r>
      <w:del w:id="997" w:author="Roger" w:date="2015-08-30T14:17:00Z">
        <w:r w:rsidR="008D73AF" w:rsidDel="00456733">
          <w:delText>klar</w:delText>
        </w:r>
      </w:del>
      <w:ins w:id="998" w:author="Roger" w:date="2015-08-30T14:17:00Z">
        <w:r w:rsidR="00456733">
          <w:t>ersichtlich</w:t>
        </w:r>
      </w:ins>
      <w:r w:rsidR="008D73AF">
        <w:t>, dass diese</w:t>
      </w:r>
      <w:ins w:id="999" w:author="Roger" w:date="2015-08-30T14:17:00Z">
        <w:r w:rsidR="00456733">
          <w:t>s</w:t>
        </w:r>
      </w:ins>
      <w:r w:rsidR="008D73AF">
        <w:t xml:space="preserve"> Produkt </w:t>
      </w:r>
      <w:ins w:id="1000" w:author="Roger" w:date="2015-08-30T15:03:00Z">
        <w:r w:rsidR="00AC6081">
          <w:t xml:space="preserve">in ein Frontend und ein Backend </w:t>
        </w:r>
      </w:ins>
      <w:commentRangeStart w:id="1001"/>
      <w:r w:rsidR="008D73AF">
        <w:t>aufgespalte</w:t>
      </w:r>
      <w:ins w:id="1002" w:author="Roger" w:date="2015-08-30T14:17:00Z">
        <w:r w:rsidR="00456733">
          <w:t>n</w:t>
        </w:r>
      </w:ins>
      <w:del w:id="1003" w:author="Roger" w:date="2015-08-30T14:17:00Z">
        <w:r w:rsidR="008D73AF" w:rsidDel="00456733">
          <w:delText>t</w:delText>
        </w:r>
      </w:del>
      <w:r w:rsidR="008D73AF">
        <w:t xml:space="preserve"> werden muss</w:t>
      </w:r>
      <w:ins w:id="1004" w:author="Roger" w:date="2015-08-30T15:03:00Z">
        <w:r w:rsidR="00AC6081">
          <w:t xml:space="preserve">. </w:t>
        </w:r>
      </w:ins>
      <w:ins w:id="1005" w:author="Roger" w:date="2015-08-30T14:18:00Z">
        <w:r w:rsidR="00456733">
          <w:t xml:space="preserve">Der </w:t>
        </w:r>
      </w:ins>
      <w:del w:id="1006" w:author="Roger" w:date="2015-08-30T14:18:00Z">
        <w:r w:rsidR="008D73AF" w:rsidDel="00456733">
          <w:delText xml:space="preserve">. Einerseits gibt es einen </w:delText>
        </w:r>
      </w:del>
      <w:r w:rsidR="008D73AF">
        <w:t>Sender</w:t>
      </w:r>
      <w:ins w:id="1007" w:author="Roger" w:date="2015-08-30T14:18:00Z">
        <w:r w:rsidR="00456733">
          <w:t xml:space="preserve"> fängt </w:t>
        </w:r>
      </w:ins>
      <w:del w:id="1008" w:author="Roger" w:date="2015-08-30T14:18:00Z">
        <w:r w:rsidR="008D73AF" w:rsidDel="00456733">
          <w:delText xml:space="preserve">, </w:delText>
        </w:r>
      </w:del>
      <w:del w:id="1009" w:author="Roger" w:date="2015-08-30T14:17:00Z">
        <w:r w:rsidR="008D73AF" w:rsidDel="00456733">
          <w:delText xml:space="preserve">welche </w:delText>
        </w:r>
      </w:del>
      <w:r w:rsidR="008D73AF">
        <w:t xml:space="preserve">das Bild </w:t>
      </w:r>
      <w:del w:id="1010" w:author="Roger" w:date="2015-08-30T14:19:00Z">
        <w:r w:rsidR="008D73AF" w:rsidDel="00456733">
          <w:delText xml:space="preserve">abfängt </w:delText>
        </w:r>
      </w:del>
      <w:ins w:id="1011" w:author="Roger" w:date="2015-08-30T14:19:00Z">
        <w:r w:rsidR="00456733">
          <w:t>ab</w:t>
        </w:r>
        <w:r w:rsidR="00456733">
          <w:t xml:space="preserve"> </w:t>
        </w:r>
      </w:ins>
      <w:r w:rsidR="008D73AF">
        <w:t xml:space="preserve">und </w:t>
      </w:r>
      <w:del w:id="1012" w:author="Roger" w:date="2015-08-30T14:19:00Z">
        <w:r w:rsidR="008D73AF" w:rsidDel="00456733">
          <w:delText xml:space="preserve">an </w:delText>
        </w:r>
      </w:del>
      <w:ins w:id="1013" w:author="Roger" w:date="2015-08-30T14:19:00Z">
        <w:r w:rsidR="00456733">
          <w:t>leitet dieses an das</w:t>
        </w:r>
      </w:ins>
      <w:del w:id="1014" w:author="Roger" w:date="2015-08-30T14:19:00Z">
        <w:r w:rsidR="008D73AF" w:rsidDel="00456733">
          <w:delText xml:space="preserve">das </w:delText>
        </w:r>
      </w:del>
      <w:ins w:id="1015" w:author="Roger" w:date="2015-08-30T14:19:00Z">
        <w:r w:rsidR="00456733">
          <w:t xml:space="preserve"> </w:t>
        </w:r>
      </w:ins>
      <w:r w:rsidR="008D73AF">
        <w:t>Bildanalyse</w:t>
      </w:r>
      <w:ins w:id="1016" w:author="Roger" w:date="2015-08-30T14:17:00Z">
        <w:r w:rsidR="00456733">
          <w:t>-</w:t>
        </w:r>
      </w:ins>
      <w:del w:id="1017" w:author="Roger" w:date="2015-08-30T14:17:00Z">
        <w:r w:rsidR="008D73AF" w:rsidDel="00456733">
          <w:delText xml:space="preserve"> </w:delText>
        </w:r>
      </w:del>
      <w:r w:rsidR="008D73AF">
        <w:t xml:space="preserve">System </w:t>
      </w:r>
      <w:del w:id="1018" w:author="Roger" w:date="2015-08-30T14:19:00Z">
        <w:r w:rsidR="008D73AF" w:rsidDel="00456733">
          <w:delText>weiterleitet</w:delText>
        </w:r>
      </w:del>
      <w:ins w:id="1019" w:author="Roger" w:date="2015-08-30T14:19:00Z">
        <w:r w:rsidR="00456733">
          <w:t>weiter</w:t>
        </w:r>
      </w:ins>
      <w:r w:rsidR="008D73AF">
        <w:t>. Die Hauptaufgabe findet dann auf dem Bildanalyse</w:t>
      </w:r>
      <w:ins w:id="1020" w:author="Roger" w:date="2015-08-30T14:20:00Z">
        <w:r w:rsidR="004100DE">
          <w:t>-</w:t>
        </w:r>
      </w:ins>
      <w:del w:id="1021" w:author="Roger" w:date="2015-08-30T14:20:00Z">
        <w:r w:rsidR="008D73AF" w:rsidDel="004100DE">
          <w:delText xml:space="preserve"> </w:delText>
        </w:r>
      </w:del>
      <w:r w:rsidR="008D73AF">
        <w:t xml:space="preserve">System statt, </w:t>
      </w:r>
      <w:commentRangeEnd w:id="1001"/>
      <w:r w:rsidR="004100DE">
        <w:rPr>
          <w:rStyle w:val="Kommentarzeichen"/>
        </w:rPr>
        <w:commentReference w:id="1001"/>
      </w:r>
      <w:ins w:id="1022" w:author="Roger" w:date="2015-08-30T14:20:00Z">
        <w:r w:rsidR="004100DE">
          <w:t>wo das Bild in Text umgewandelt wird.</w:t>
        </w:r>
      </w:ins>
      <w:del w:id="1023" w:author="Roger" w:date="2015-08-30T14:20:00Z">
        <w:r w:rsidR="008D73AF" w:rsidDel="004100DE">
          <w:delText>das Umwandeln eines Bildes in Text</w:delText>
        </w:r>
      </w:del>
      <w:r w:rsidR="008D73AF">
        <w:t>. Um die finale Architektur zu erstellen</w:t>
      </w:r>
      <w:ins w:id="1024" w:author="Roger" w:date="2015-08-30T14:21:00Z">
        <w:r w:rsidR="004100DE">
          <w:t xml:space="preserve"> und die bestmöglichen Lösungen umzusetzen, </w:t>
        </w:r>
      </w:ins>
      <w:del w:id="1025" w:author="Roger" w:date="2015-08-30T14:21:00Z">
        <w:r w:rsidR="008D73AF" w:rsidDel="004100DE">
          <w:delText xml:space="preserve">, </w:delText>
        </w:r>
      </w:del>
      <w:r w:rsidR="008D73AF">
        <w:t>wurden</w:t>
      </w:r>
      <w:del w:id="1026" w:author="Roger" w:date="2015-08-30T14:20:00Z">
        <w:r w:rsidR="008D73AF" w:rsidDel="004100DE">
          <w:delText xml:space="preserve"> Evaluierungen</w:delText>
        </w:r>
      </w:del>
      <w:r w:rsidR="008D73AF">
        <w:t xml:space="preserve"> verschiedene</w:t>
      </w:r>
      <w:del w:id="1027" w:author="Roger" w:date="2015-08-30T14:21:00Z">
        <w:r w:rsidR="008D73AF" w:rsidDel="004100DE">
          <w:delText>r</w:delText>
        </w:r>
      </w:del>
      <w:r w:rsidR="008D73AF">
        <w:t xml:space="preserve"> Programme</w:t>
      </w:r>
      <w:del w:id="1028" w:author="Roger" w:date="2015-08-30T14:21:00Z">
        <w:r w:rsidR="008D73AF" w:rsidDel="004100DE">
          <w:delText>n</w:delText>
        </w:r>
      </w:del>
      <w:r w:rsidR="008D73AF">
        <w:t xml:space="preserve"> </w:t>
      </w:r>
      <w:del w:id="1029" w:author="Roger" w:date="2015-08-30T14:21:00Z">
        <w:r w:rsidR="008D73AF" w:rsidDel="004100DE">
          <w:delText xml:space="preserve">oder </w:delText>
        </w:r>
      </w:del>
      <w:ins w:id="1030" w:author="Roger" w:date="2015-08-30T14:21:00Z">
        <w:r w:rsidR="004100DE">
          <w:t>und</w:t>
        </w:r>
        <w:r w:rsidR="004100DE">
          <w:t xml:space="preserve"> </w:t>
        </w:r>
      </w:ins>
      <w:r w:rsidR="008D73AF">
        <w:t xml:space="preserve">Methoden </w:t>
      </w:r>
      <w:ins w:id="1031" w:author="Roger" w:date="2015-08-30T14:21:00Z">
        <w:r w:rsidR="004100DE">
          <w:t>evaluiert</w:t>
        </w:r>
      </w:ins>
      <w:del w:id="1032" w:author="Roger" w:date="2015-08-30T14:21:00Z">
        <w:r w:rsidR="008D73AF" w:rsidDel="004100DE">
          <w:delText>vorgenommen, um die bestmögliche Lösungen umzusetzen</w:delText>
        </w:r>
      </w:del>
      <w:r w:rsidR="008D73AF">
        <w:t>.</w:t>
      </w:r>
    </w:p>
    <w:p w:rsidR="008D73AF" w:rsidRDefault="008D73AF" w:rsidP="00851CED">
      <w:r>
        <w:t xml:space="preserve">Die Umsetzung des </w:t>
      </w:r>
      <w:del w:id="1033" w:author="Roger" w:date="2015-08-30T14:21:00Z">
        <w:r w:rsidDel="004100DE">
          <w:delText xml:space="preserve">PoC’s </w:delText>
        </w:r>
      </w:del>
      <w:ins w:id="1034" w:author="Roger" w:date="2015-08-30T14:21:00Z">
        <w:r w:rsidR="004100DE">
          <w:t xml:space="preserve">Proof </w:t>
        </w:r>
        <w:proofErr w:type="spellStart"/>
        <w:r w:rsidR="004100DE">
          <w:t>of</w:t>
        </w:r>
        <w:proofErr w:type="spellEnd"/>
        <w:r w:rsidR="004100DE">
          <w:t xml:space="preserve"> </w:t>
        </w:r>
        <w:proofErr w:type="spellStart"/>
        <w:r w:rsidR="004100DE">
          <w:t>Concept‘s</w:t>
        </w:r>
        <w:proofErr w:type="spellEnd"/>
        <w:r w:rsidR="004100DE">
          <w:t xml:space="preserve"> </w:t>
        </w:r>
      </w:ins>
      <w:r>
        <w:t xml:space="preserve">erfolgte anhand der funktionalen </w:t>
      </w:r>
      <w:del w:id="1035" w:author="Roger" w:date="2015-08-30T14:21:00Z">
        <w:r w:rsidDel="004100DE">
          <w:delText xml:space="preserve">sowie </w:delText>
        </w:r>
      </w:del>
      <w:ins w:id="1036" w:author="Roger" w:date="2015-08-30T14:21:00Z">
        <w:r w:rsidR="004100DE">
          <w:t>und</w:t>
        </w:r>
      </w:ins>
      <w:del w:id="1037" w:author="Roger" w:date="2015-08-30T14:21:00Z">
        <w:r w:rsidDel="004100DE">
          <w:delText>auch</w:delText>
        </w:r>
      </w:del>
      <w:r>
        <w:t xml:space="preserve"> nicht-funktionalen Anforderungen. Mit Hilfe</w:t>
      </w:r>
      <w:bookmarkStart w:id="1038" w:name="_GoBack"/>
      <w:bookmarkEnd w:id="1038"/>
      <w:r>
        <w:t xml:space="preserve"> der Code</w:t>
      </w:r>
      <w:ins w:id="1039" w:author="Roger" w:date="2015-08-30T14:21:00Z">
        <w:r w:rsidR="004100DE">
          <w:t>-</w:t>
        </w:r>
      </w:ins>
      <w:del w:id="1040" w:author="Roger" w:date="2015-08-30T14:21:00Z">
        <w:r w:rsidDel="004100DE">
          <w:delText xml:space="preserve"> </w:delText>
        </w:r>
      </w:del>
      <w:r>
        <w:t>Beispiele wurde aufgezeigt, dass die Umsetzung aller Anforderungen durchgeführt worden sind.</w:t>
      </w:r>
    </w:p>
    <w:p w:rsidR="008D73AF" w:rsidDel="004100DE" w:rsidRDefault="008F1F01" w:rsidP="00851CED">
      <w:pPr>
        <w:rPr>
          <w:del w:id="1041" w:author="Roger" w:date="2015-08-30T14:22:00Z"/>
        </w:rPr>
      </w:pPr>
      <w:r>
        <w:t>Damit sichergestellt werden kann, dass das Produkt auch wie gewünscht funktioniert</w:t>
      </w:r>
      <w:ins w:id="1042" w:author="Roger" w:date="2015-08-30T14:22:00Z">
        <w:r w:rsidR="004100DE">
          <w:t xml:space="preserve">, </w:t>
        </w:r>
      </w:ins>
      <w:del w:id="1043" w:author="Roger" w:date="2015-08-30T14:22:00Z">
        <w:r w:rsidR="008D73AF" w:rsidDel="004100DE">
          <w:delText xml:space="preserve"> </w:delText>
        </w:r>
      </w:del>
      <w:r w:rsidR="008D73AF">
        <w:t xml:space="preserve">wurden Unit Tests und User Akzeptanz Tests spezifisch </w:t>
      </w:r>
      <w:del w:id="1044" w:author="Roger" w:date="2015-08-30T14:22:00Z">
        <w:r w:rsidR="008D73AF" w:rsidDel="004100DE">
          <w:delText xml:space="preserve">auf </w:delText>
        </w:r>
      </w:del>
      <w:ins w:id="1045" w:author="Roger" w:date="2015-08-30T14:22:00Z">
        <w:r w:rsidR="004100DE">
          <w:t>für die einzelnen</w:t>
        </w:r>
      </w:ins>
      <w:del w:id="1046" w:author="Roger" w:date="2015-08-30T14:22:00Z">
        <w:r w:rsidR="008D73AF" w:rsidDel="004100DE">
          <w:delText>die</w:delText>
        </w:r>
      </w:del>
      <w:r w:rsidR="008D73AF">
        <w:t xml:space="preserve"> Anforderungen </w:t>
      </w:r>
      <w:r>
        <w:t>durchgeführt</w:t>
      </w:r>
      <w:ins w:id="1047" w:author="Roger" w:date="2015-08-30T14:22:00Z">
        <w:r w:rsidR="004100DE">
          <w:t xml:space="preserve">. </w:t>
        </w:r>
      </w:ins>
      <w:del w:id="1048" w:author="Roger" w:date="2015-08-30T14:22:00Z">
        <w:r w:rsidDel="004100DE">
          <w:delText>, um das Produkt auf Herz und Nieren zu überprüfen.</w:delText>
        </w:r>
      </w:del>
    </w:p>
    <w:p w:rsidR="008F1F01" w:rsidRDefault="008F1F01" w:rsidP="00851CED">
      <w:r>
        <w:t xml:space="preserve">Abschliessend zeigt sich, dass sich das Aufzeigen der Ist-Situation und die methodischen Ansätze des Requirements-Engineering, der Lösungs-Selektion und </w:t>
      </w:r>
      <w:del w:id="1049" w:author="Roger" w:date="2015-08-30T14:23:00Z">
        <w:r w:rsidDel="004100DE">
          <w:delText>–</w:delText>
        </w:r>
      </w:del>
      <w:ins w:id="1050" w:author="Roger" w:date="2015-08-30T14:23:00Z">
        <w:r w:rsidR="004100DE">
          <w:t>-</w:t>
        </w:r>
      </w:ins>
      <w:r>
        <w:t>Evaluation bewährt haben</w:t>
      </w:r>
      <w:ins w:id="1051" w:author="Roger" w:date="2015-08-30T14:23:00Z">
        <w:r w:rsidR="004100DE">
          <w:t>.</w:t>
        </w:r>
      </w:ins>
      <w:del w:id="1052" w:author="Roger" w:date="2015-08-30T14:23:00Z">
        <w:r w:rsidDel="004100DE">
          <w:delText>,</w:delText>
        </w:r>
      </w:del>
      <w:r>
        <w:t xml:space="preserve"> </w:t>
      </w:r>
      <w:ins w:id="1053" w:author="Roger" w:date="2015-08-30T14:23:00Z">
        <w:r w:rsidR="004100DE">
          <w:t xml:space="preserve">Dadurch </w:t>
        </w:r>
      </w:ins>
      <w:del w:id="1054" w:author="Roger" w:date="2015-08-30T14:23:00Z">
        <w:r w:rsidDel="004100DE">
          <w:delText>da</w:delText>
        </w:r>
      </w:del>
      <w:ins w:id="1055" w:author="Roger" w:date="2015-08-30T14:23:00Z">
        <w:r w:rsidR="004100DE">
          <w:t>konnte</w:t>
        </w:r>
      </w:ins>
      <w:del w:id="1056" w:author="Roger" w:date="2015-08-30T14:23:00Z">
        <w:r w:rsidDel="004100DE">
          <w:delText xml:space="preserve"> dadurch</w:delText>
        </w:r>
      </w:del>
      <w:r>
        <w:t xml:space="preserve"> eine fundamentierte Empfehlung über eine mögliche Lösung der Problemstellung dieser Arbeit umgesetzt werden</w:t>
      </w:r>
      <w:ins w:id="1057" w:author="Roger" w:date="2015-08-30T14:24:00Z">
        <w:r w:rsidR="004100DE">
          <w:t>.</w:t>
        </w:r>
      </w:ins>
      <w:del w:id="1058" w:author="Roger" w:date="2015-08-30T14:23:00Z">
        <w:r w:rsidDel="004100DE">
          <w:delText xml:space="preserve"> kann</w:delText>
        </w:r>
      </w:del>
      <w:del w:id="1059" w:author="Roger" w:date="2015-08-30T14:24:00Z">
        <w:r w:rsidDel="004100DE">
          <w:delText>.</w:delText>
        </w:r>
      </w:del>
    </w:p>
    <w:p w:rsidR="00D4038D" w:rsidRPr="00851CED" w:rsidRDefault="00D4038D" w:rsidP="00851CED"/>
    <w:p w:rsidR="00D8376D" w:rsidRDefault="00D8376D" w:rsidP="00522A88"/>
    <w:p w:rsidR="004E1C74" w:rsidRDefault="004E1C74">
      <w:pPr>
        <w:rPr>
          <w:rFonts w:asciiTheme="majorHAnsi" w:eastAsiaTheme="majorEastAsia" w:hAnsiTheme="majorHAnsi" w:cstheme="majorBidi"/>
          <w:color w:val="2E74B5" w:themeColor="accent1" w:themeShade="BF"/>
          <w:sz w:val="26"/>
          <w:szCs w:val="26"/>
        </w:rPr>
      </w:pPr>
      <w:r>
        <w:br w:type="page"/>
      </w:r>
    </w:p>
    <w:p w:rsidR="00D8376D" w:rsidRDefault="00D8376D" w:rsidP="00545CB1">
      <w:pPr>
        <w:pStyle w:val="berschrift2"/>
        <w:numPr>
          <w:ilvl w:val="1"/>
          <w:numId w:val="17"/>
        </w:numPr>
        <w:ind w:left="426"/>
      </w:pPr>
      <w:bookmarkStart w:id="1060" w:name="_Toc428543274"/>
      <w:r>
        <w:lastRenderedPageBreak/>
        <w:t>Ausblick</w:t>
      </w:r>
      <w:bookmarkEnd w:id="1060"/>
    </w:p>
    <w:p w:rsidR="004E1C74" w:rsidRDefault="004E1C74" w:rsidP="004E1C74"/>
    <w:p w:rsidR="004E1C74" w:rsidRDefault="004E1C74" w:rsidP="004E1C74">
      <w:del w:id="1061" w:author="Roger" w:date="2015-08-30T14:24:00Z">
        <w:r w:rsidDel="004100DE">
          <w:delText xml:space="preserve">Aufgrund </w:delText>
        </w:r>
      </w:del>
      <w:ins w:id="1062" w:author="Roger" w:date="2015-08-30T14:24:00Z">
        <w:r w:rsidR="004100DE">
          <w:t>Da es sich bei diesem Produkt lediglich</w:t>
        </w:r>
      </w:ins>
      <w:del w:id="1063" w:author="Roger" w:date="2015-08-30T14:24:00Z">
        <w:r w:rsidDel="004100DE">
          <w:delText xml:space="preserve">das dieses Produkt nur ein PoC </w:delText>
        </w:r>
      </w:del>
      <w:ins w:id="1064" w:author="Roger" w:date="2015-08-30T14:24:00Z">
        <w:r w:rsidR="004100DE">
          <w:t xml:space="preserve"> um einen Proof </w:t>
        </w:r>
        <w:proofErr w:type="spellStart"/>
        <w:r w:rsidR="004100DE">
          <w:t>of</w:t>
        </w:r>
        <w:proofErr w:type="spellEnd"/>
        <w:r w:rsidR="004100DE">
          <w:t xml:space="preserve"> </w:t>
        </w:r>
        <w:proofErr w:type="spellStart"/>
        <w:r w:rsidR="004100DE">
          <w:t>Concept</w:t>
        </w:r>
        <w:proofErr w:type="spellEnd"/>
        <w:r w:rsidR="004100DE">
          <w:t xml:space="preserve"> </w:t>
        </w:r>
      </w:ins>
      <w:del w:id="1065" w:author="Roger" w:date="2015-08-30T14:24:00Z">
        <w:r w:rsidDel="004100DE">
          <w:delText>ist</w:delText>
        </w:r>
      </w:del>
      <w:ins w:id="1066" w:author="Roger" w:date="2015-08-30T14:24:00Z">
        <w:r w:rsidR="004100DE">
          <w:t>handelt</w:t>
        </w:r>
      </w:ins>
      <w:r>
        <w:t>, gibt es einige Verbesserungen bis zu einer Enterprise-Ready Software. Vor allem in Bezug auf Performance und Stabilität</w:t>
      </w:r>
      <w:del w:id="1067" w:author="Roger" w:date="2015-08-30T14:25:00Z">
        <w:r w:rsidDel="004100DE">
          <w:delText>,</w:delText>
        </w:r>
      </w:del>
      <w:r>
        <w:t xml:space="preserve"> müsste das Produkt noch verbessert werden. Mit diesem Produkt ist jedoch eine gute Basis gelegt. Leider gibt es momentan nicht viele Befehlszeilen</w:t>
      </w:r>
      <w:ins w:id="1068" w:author="Roger" w:date="2015-08-30T14:25:00Z">
        <w:r w:rsidR="004100DE">
          <w:t>-</w:t>
        </w:r>
      </w:ins>
      <w:del w:id="1069" w:author="Roger" w:date="2015-08-30T14:25:00Z">
        <w:r w:rsidDel="004100DE">
          <w:delText xml:space="preserve"> </w:delText>
        </w:r>
      </w:del>
      <w:r>
        <w:t>Programme um Bilder in Text umzuwandeln.</w:t>
      </w:r>
    </w:p>
    <w:p w:rsidR="004E1C74" w:rsidRDefault="004E1C74" w:rsidP="004E1C74">
      <w:r>
        <w:t>Performance</w:t>
      </w:r>
    </w:p>
    <w:p w:rsidR="004E1C74" w:rsidRDefault="004E1C74" w:rsidP="004E1C74">
      <w:r>
        <w:t>Die Ausführungszeit von Tesseract muss verbessert werden. Bei 8-9 Sekunden pro Bilder kann dies nicht an Unternehmen übergeben werden, welche vielleicht 1000 Bilder pro Minute haben. Darum muss ein skalierbares Produkt noch ausgearbeitet werden.</w:t>
      </w:r>
    </w:p>
    <w:p w:rsidR="004E1C74" w:rsidRDefault="004E1C74" w:rsidP="004E1C74">
      <w:r>
        <w:t>Web-Service</w:t>
      </w:r>
    </w:p>
    <w:p w:rsidR="004E1C74" w:rsidDel="004100DE" w:rsidRDefault="004E1C74" w:rsidP="004E1C74">
      <w:pPr>
        <w:rPr>
          <w:del w:id="1070" w:author="Roger" w:date="2015-08-30T14:28:00Z"/>
        </w:rPr>
      </w:pPr>
      <w:r>
        <w:t>Die Übertragung von Information</w:t>
      </w:r>
      <w:ins w:id="1071" w:author="Roger" w:date="2015-08-30T14:25:00Z">
        <w:r w:rsidR="004100DE">
          <w:t>en</w:t>
        </w:r>
      </w:ins>
      <w:r>
        <w:t xml:space="preserve"> an einen Webserver muss </w:t>
      </w:r>
      <w:ins w:id="1072" w:author="Roger" w:date="2015-08-30T14:26:00Z">
        <w:r w:rsidR="004100DE">
          <w:t>für die Erzielung eines Enterprise-Produktes</w:t>
        </w:r>
      </w:ins>
      <w:del w:id="1073" w:author="Roger" w:date="2015-08-30T14:26:00Z">
        <w:r w:rsidDel="004100DE">
          <w:delText>effizienter</w:delText>
        </w:r>
      </w:del>
      <w:ins w:id="1074" w:author="Roger" w:date="2015-08-30T14:26:00Z">
        <w:r w:rsidR="004100DE">
          <w:t xml:space="preserve"> effizienter</w:t>
        </w:r>
      </w:ins>
      <w:r>
        <w:t xml:space="preserve"> durchgeführt werden</w:t>
      </w:r>
      <w:ins w:id="1075" w:author="Roger" w:date="2015-08-30T14:27:00Z">
        <w:r w:rsidR="004100DE">
          <w:t xml:space="preserve">. Wichtig ist insbesondere die Implementierung einer Warteschlange um eine Überlastung des </w:t>
        </w:r>
        <w:proofErr w:type="spellStart"/>
        <w:r w:rsidR="004100DE">
          <w:t>Translator</w:t>
        </w:r>
        <w:proofErr w:type="spellEnd"/>
        <w:r w:rsidR="004100DE">
          <w:t xml:space="preserve"> vorzubeugen. </w:t>
        </w:r>
      </w:ins>
      <w:del w:id="1076" w:author="Roger" w:date="2015-08-30T14:26:00Z">
        <w:r w:rsidDel="004100DE">
          <w:delText xml:space="preserve">, um ein Enterprise Produkt zu bekommen. </w:delText>
        </w:r>
      </w:del>
      <w:del w:id="1077" w:author="Roger" w:date="2015-08-30T14:28:00Z">
        <w:r w:rsidDel="004100DE">
          <w:delText xml:space="preserve">Dabei ist es wichtig, dass für die Zukunft eine Lösung gefunden wird, bei dem eine Warteschlange implementiert wird, um den Translator nicht zu überlasten. </w:delText>
        </w:r>
      </w:del>
    </w:p>
    <w:p w:rsidR="004E1C74" w:rsidRDefault="004E1C74" w:rsidP="004E1C74">
      <w:r>
        <w:t>HTTP</w:t>
      </w:r>
      <w:del w:id="1078" w:author="Roger" w:date="2015-08-30T14:28:00Z">
        <w:r w:rsidDel="004100DE">
          <w:delText xml:space="preserve"> </w:delText>
        </w:r>
      </w:del>
      <w:ins w:id="1079" w:author="Roger" w:date="2015-08-30T14:28:00Z">
        <w:r w:rsidR="004100DE">
          <w:t>-</w:t>
        </w:r>
      </w:ins>
      <w:r>
        <w:t>Modul</w:t>
      </w:r>
    </w:p>
    <w:p w:rsidR="004E1C74" w:rsidRDefault="00022649" w:rsidP="004E1C74">
      <w:ins w:id="1080" w:author="Roger" w:date="2015-08-30T14:29:00Z">
        <w:r>
          <w:t>Bei mehreren Bildern auf der gleichen Website ist das</w:t>
        </w:r>
      </w:ins>
      <w:del w:id="1081" w:author="Roger" w:date="2015-08-30T14:30:00Z">
        <w:r w:rsidR="004E1C74" w:rsidDel="00022649">
          <w:delText>Das</w:delText>
        </w:r>
      </w:del>
      <w:r w:rsidR="004E1C74">
        <w:t xml:space="preserve"> HTTP</w:t>
      </w:r>
      <w:del w:id="1082" w:author="Roger" w:date="2015-08-30T14:28:00Z">
        <w:r w:rsidR="004E1C74" w:rsidDel="004100DE">
          <w:delText xml:space="preserve"> </w:delText>
        </w:r>
      </w:del>
      <w:ins w:id="1083" w:author="Roger" w:date="2015-08-30T14:29:00Z">
        <w:r w:rsidR="004100DE">
          <w:t>-</w:t>
        </w:r>
      </w:ins>
      <w:r w:rsidR="004E1C74">
        <w:t xml:space="preserve">Modul </w:t>
      </w:r>
      <w:del w:id="1084" w:author="Roger" w:date="2015-08-30T14:30:00Z">
        <w:r w:rsidR="004E1C74" w:rsidDel="00022649">
          <w:delText xml:space="preserve">ist </w:delText>
        </w:r>
      </w:del>
      <w:r w:rsidR="004E1C74">
        <w:t>etwas instabil</w:t>
      </w:r>
      <w:ins w:id="1085" w:author="Roger" w:date="2015-08-30T14:30:00Z">
        <w:r>
          <w:t xml:space="preserve">. </w:t>
        </w:r>
      </w:ins>
      <w:del w:id="1086" w:author="Roger" w:date="2015-08-30T14:30:00Z">
        <w:r w:rsidR="004E1C74" w:rsidDel="00022649">
          <w:delText xml:space="preserve"> bei mehreren </w:delText>
        </w:r>
      </w:del>
      <w:del w:id="1087" w:author="Roger" w:date="2015-08-30T14:29:00Z">
        <w:r w:rsidR="004E1C74" w:rsidDel="004100DE">
          <w:delText>Bilder</w:delText>
        </w:r>
      </w:del>
      <w:del w:id="1088" w:author="Roger" w:date="2015-08-30T14:30:00Z">
        <w:r w:rsidR="004E1C74" w:rsidDel="00022649">
          <w:delText xml:space="preserve"> auf der gleichen Webseite.</w:delText>
        </w:r>
      </w:del>
      <w:r w:rsidR="004E1C74">
        <w:t xml:space="preserve"> Dabei kann es vorkommen, dass einige Bilder nicht an den User übertragen werden. Dies müsste </w:t>
      </w:r>
      <w:ins w:id="1089" w:author="Roger" w:date="2015-08-30T14:30:00Z">
        <w:r>
          <w:t>entsprechend</w:t>
        </w:r>
      </w:ins>
      <w:del w:id="1090" w:author="Roger" w:date="2015-08-30T14:30:00Z">
        <w:r w:rsidR="004E1C74" w:rsidDel="00022649">
          <w:delText>noch</w:delText>
        </w:r>
      </w:del>
      <w:r w:rsidR="004E1C74">
        <w:t xml:space="preserve"> verbessert werden. </w:t>
      </w:r>
    </w:p>
    <w:p w:rsidR="00831CFE" w:rsidRDefault="00831CFE" w:rsidP="004E1C74">
      <w:r>
        <w:t>Sicherheit</w:t>
      </w:r>
    </w:p>
    <w:p w:rsidR="00831CFE" w:rsidRPr="004E1C74" w:rsidRDefault="00831CFE" w:rsidP="004E1C74">
      <w:r>
        <w:t xml:space="preserve">Die Übertragung der Informationen </w:t>
      </w:r>
      <w:del w:id="1091" w:author="Roger" w:date="2015-08-30T14:31:00Z">
        <w:r w:rsidDel="00022649">
          <w:delText xml:space="preserve">müssen </w:delText>
        </w:r>
      </w:del>
      <w:ins w:id="1092" w:author="Roger" w:date="2015-08-30T14:31:00Z">
        <w:r w:rsidR="00022649">
          <w:t xml:space="preserve">sollten sicher an das Bildanalyse-System weitergeleitet werden. </w:t>
        </w:r>
      </w:ins>
      <w:del w:id="1093" w:author="Roger" w:date="2015-08-30T14:31:00Z">
        <w:r w:rsidDel="00022649">
          <w:delText xml:space="preserve">sicher übertragt werden an das Bildanalyse System. </w:delText>
        </w:r>
      </w:del>
      <w:r>
        <w:t xml:space="preserve">Dies wurde </w:t>
      </w:r>
      <w:del w:id="1094" w:author="Roger" w:date="2015-08-30T14:31:00Z">
        <w:r w:rsidDel="00022649">
          <w:delText xml:space="preserve">mit </w:delText>
        </w:r>
      </w:del>
      <w:ins w:id="1095" w:author="Roger" w:date="2015-08-30T14:32:00Z">
        <w:r w:rsidR="00022649">
          <w:t>im Rahmen</w:t>
        </w:r>
      </w:ins>
      <w:ins w:id="1096" w:author="Roger" w:date="2015-08-30T14:31:00Z">
        <w:r w:rsidR="00022649">
          <w:t xml:space="preserve"> dieser Arbeit nicht berücksichtigt, da es sich </w:t>
        </w:r>
      </w:ins>
      <w:del w:id="1097" w:author="Roger" w:date="2015-08-30T14:31:00Z">
        <w:r w:rsidDel="00022649">
          <w:delText xml:space="preserve">dieser Arbeit nicht umgesetzt, weil es sich dabei </w:delText>
        </w:r>
      </w:del>
      <w:r>
        <w:t xml:space="preserve">um einen </w:t>
      </w:r>
      <w:del w:id="1098" w:author="Roger" w:date="2015-08-30T14:31:00Z">
        <w:r w:rsidDel="00022649">
          <w:delText xml:space="preserve">PoC </w:delText>
        </w:r>
      </w:del>
      <w:ins w:id="1099" w:author="Roger" w:date="2015-08-30T14:31:00Z">
        <w:r w:rsidR="00022649">
          <w:t xml:space="preserve">Proof </w:t>
        </w:r>
        <w:proofErr w:type="spellStart"/>
        <w:r w:rsidR="00022649">
          <w:t>of</w:t>
        </w:r>
        <w:proofErr w:type="spellEnd"/>
        <w:r w:rsidR="00022649">
          <w:t xml:space="preserve"> </w:t>
        </w:r>
        <w:proofErr w:type="spellStart"/>
        <w:r w:rsidR="00022649">
          <w:t>Concept</w:t>
        </w:r>
        <w:proofErr w:type="spellEnd"/>
        <w:r w:rsidR="00022649">
          <w:t xml:space="preserve"> </w:t>
        </w:r>
      </w:ins>
      <w:r>
        <w:t xml:space="preserve">handelt und die Übertragungssicherheit </w:t>
      </w:r>
      <w:del w:id="1100" w:author="Roger" w:date="2015-08-30T14:31:00Z">
        <w:r w:rsidDel="00022649">
          <w:delText xml:space="preserve">auch </w:delText>
        </w:r>
      </w:del>
      <w:ins w:id="1101" w:author="Roger" w:date="2015-08-30T14:31:00Z">
        <w:r w:rsidR="00022649">
          <w:t xml:space="preserve"> </w:t>
        </w:r>
      </w:ins>
      <w:ins w:id="1102" w:author="Roger" w:date="2015-08-30T14:32:00Z">
        <w:r w:rsidR="00022649">
          <w:t xml:space="preserve">von der individuellen Umgebung des Unternehmens abhängig ist. </w:t>
        </w:r>
      </w:ins>
      <w:del w:id="1103" w:author="Roger" w:date="2015-08-30T14:32:00Z">
        <w:r w:rsidDel="00022649">
          <w:delText>abhängig von Unternehmen selber ist.</w:delText>
        </w:r>
      </w:del>
    </w:p>
    <w:p w:rsidR="00E90E57" w:rsidRDefault="00E90E57">
      <w:r>
        <w:t>Zukunftsgedanke</w:t>
      </w:r>
    </w:p>
    <w:p w:rsidR="00E90E57" w:rsidRDefault="00E90E57">
      <w:r>
        <w:t>Eine zukünftige Lösung könnte ein Cluster</w:t>
      </w:r>
      <w:ins w:id="1104" w:author="Roger" w:date="2015-08-30T14:33:00Z">
        <w:r w:rsidR="00022649">
          <w:t>-</w:t>
        </w:r>
      </w:ins>
      <w:del w:id="1105" w:author="Roger" w:date="2015-08-30T14:33:00Z">
        <w:r w:rsidDel="00022649">
          <w:delText xml:space="preserve"> </w:delText>
        </w:r>
      </w:del>
      <w:r>
        <w:t xml:space="preserve">System sein, </w:t>
      </w:r>
      <w:del w:id="1106" w:author="Roger" w:date="2015-08-30T14:33:00Z">
        <w:r w:rsidDel="00022649">
          <w:delText xml:space="preserve">welcher </w:delText>
        </w:r>
      </w:del>
      <w:ins w:id="1107" w:author="Roger" w:date="2015-08-30T14:33:00Z">
        <w:r w:rsidR="00022649">
          <w:t xml:space="preserve">welches aus </w:t>
        </w:r>
      </w:ins>
      <w:del w:id="1108" w:author="Roger" w:date="2015-08-30T14:33:00Z">
        <w:r w:rsidDel="00022649">
          <w:delText>aus</w:delText>
        </w:r>
      </w:del>
      <w:r>
        <w:t xml:space="preserve"> Arbeiter</w:t>
      </w:r>
      <w:ins w:id="1109" w:author="Roger" w:date="2015-08-30T14:33:00Z">
        <w:r w:rsidR="00022649">
          <w:t>-</w:t>
        </w:r>
      </w:ins>
      <w:del w:id="1110" w:author="Roger" w:date="2015-08-30T14:33:00Z">
        <w:r w:rsidDel="00022649">
          <w:delText xml:space="preserve"> </w:delText>
        </w:r>
      </w:del>
      <w:r>
        <w:t>Systeme</w:t>
      </w:r>
      <w:ins w:id="1111" w:author="Roger" w:date="2015-08-30T14:33:00Z">
        <w:r w:rsidR="00022649">
          <w:t>n</w:t>
        </w:r>
      </w:ins>
      <w:r>
        <w:t xml:space="preserve"> und</w:t>
      </w:r>
      <w:ins w:id="1112" w:author="Roger" w:date="2015-08-30T14:33:00Z">
        <w:r w:rsidR="00022649">
          <w:t xml:space="preserve"> einem</w:t>
        </w:r>
      </w:ins>
      <w:r>
        <w:t xml:space="preserve"> Manager</w:t>
      </w:r>
      <w:del w:id="1113" w:author="Roger" w:date="2015-08-30T14:33:00Z">
        <w:r w:rsidDel="00022649">
          <w:delText xml:space="preserve"> </w:delText>
        </w:r>
      </w:del>
      <w:ins w:id="1114" w:author="Roger" w:date="2015-08-30T14:33:00Z">
        <w:r w:rsidR="00022649">
          <w:t>-</w:t>
        </w:r>
      </w:ins>
      <w:r>
        <w:t>System besteht. Der Manager könnte die Warteschlange implementieren und die Tasks an die Arbeiter</w:t>
      </w:r>
      <w:ins w:id="1115" w:author="Roger" w:date="2015-08-30T14:34:00Z">
        <w:r w:rsidR="00022649">
          <w:t>-</w:t>
        </w:r>
      </w:ins>
      <w:del w:id="1116" w:author="Roger" w:date="2015-08-30T14:34:00Z">
        <w:r w:rsidDel="00022649">
          <w:delText xml:space="preserve"> </w:delText>
        </w:r>
      </w:del>
      <w:r>
        <w:t xml:space="preserve">Systeme verteilen um dadurch bessere Performance und Stabilität zu </w:t>
      </w:r>
      <w:del w:id="1117" w:author="Roger" w:date="2015-08-30T14:34:00Z">
        <w:r w:rsidDel="00022649">
          <w:delText>erreichen</w:delText>
        </w:r>
      </w:del>
      <w:ins w:id="1118" w:author="Roger" w:date="2015-08-30T14:34:00Z">
        <w:r w:rsidR="00022649">
          <w:t>erzielen.</w:t>
        </w:r>
      </w:ins>
      <w:del w:id="1119" w:author="Roger" w:date="2015-08-30T14:34:00Z">
        <w:r w:rsidDel="00022649">
          <w:delText>.</w:delText>
        </w:r>
      </w:del>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120" w:name="_Toc428543275"/>
      <w:r>
        <w:t>Verzeichnisse</w:t>
      </w:r>
      <w:bookmarkEnd w:id="1120"/>
    </w:p>
    <w:p w:rsidR="008B13CE" w:rsidRDefault="008B13CE" w:rsidP="008B13CE"/>
    <w:p w:rsidR="008B13CE" w:rsidRDefault="008B13CE" w:rsidP="00545CB1">
      <w:pPr>
        <w:pStyle w:val="berschrift2"/>
        <w:numPr>
          <w:ilvl w:val="1"/>
          <w:numId w:val="17"/>
        </w:numPr>
        <w:ind w:left="426"/>
      </w:pPr>
      <w:bookmarkStart w:id="1121" w:name="_Toc428543276"/>
      <w:commentRangeStart w:id="1122"/>
      <w:r>
        <w:t>Quellenverzeichnis</w:t>
      </w:r>
      <w:bookmarkEnd w:id="1121"/>
      <w:commentRangeEnd w:id="1122"/>
      <w:r w:rsidR="00C37C5C">
        <w:rPr>
          <w:rStyle w:val="Kommentarzeichen"/>
          <w:rFonts w:asciiTheme="minorHAnsi" w:eastAsiaTheme="minorHAnsi" w:hAnsiTheme="minorHAnsi" w:cstheme="minorBidi"/>
          <w:color w:val="auto"/>
        </w:rPr>
        <w:commentReference w:id="1122"/>
      </w:r>
    </w:p>
    <w:p w:rsidR="00CE4746" w:rsidRDefault="00CE4746" w:rsidP="00CE4746"/>
    <w:p w:rsidR="00CE4746" w:rsidRDefault="00851CED" w:rsidP="00CE4746">
      <w:r>
        <w:t xml:space="preserve">MSDN – HTTP Applikation. (25.04.2015). </w:t>
      </w:r>
      <w:r w:rsidRPr="00851CED">
        <w:t>https://msdn.microsoft.com/de-de/library/vstudio/system.web.httpapplication_events(v=vs.100).aspx</w:t>
      </w:r>
      <w:r>
        <w:t xml:space="preserve"> abgerufen</w:t>
      </w:r>
    </w:p>
    <w:p w:rsidR="00CE4746" w:rsidRDefault="00157846" w:rsidP="00CE4746">
      <w:r>
        <w:t xml:space="preserve">IIS – Framework. (16.05.2015) </w:t>
      </w:r>
      <w:r w:rsidRPr="00157846">
        <w:t>http://www.iis.net/learn/develop/runtime-extensibility/developing-iis-modules-and-handlers-with-the-net-framework</w:t>
      </w:r>
      <w:r>
        <w:t xml:space="preserve"> abgerufen</w:t>
      </w:r>
    </w:p>
    <w:p w:rsidR="00CE4746" w:rsidRPr="00157846" w:rsidRDefault="00157846" w:rsidP="00157846">
      <w:r w:rsidRPr="00157846">
        <w:t>IIS – Kette</w:t>
      </w:r>
      <w:r>
        <w:t>.</w:t>
      </w:r>
      <w:r w:rsidRPr="00157846">
        <w:t xml:space="preserve"> (30.05.2015) </w:t>
      </w:r>
      <w:r w:rsidR="00CE4746" w:rsidRPr="00157846">
        <w:t>http://i2.iis.net/media/7179629/aspnet-integration-with-iis-243-fig2.jpg?cdn_id=2015-04-08-001</w:t>
      </w:r>
      <w:r w:rsidRPr="00157846">
        <w:t xml:space="preserve"> abgerufen</w:t>
      </w:r>
    </w:p>
    <w:p w:rsidR="00CE4746" w:rsidRPr="00157846" w:rsidRDefault="00157846" w:rsidP="00CE4746">
      <w:r w:rsidRPr="00C15E3D">
        <w:t xml:space="preserve">GOCR – OCR. </w:t>
      </w:r>
      <w:r w:rsidRPr="00157846">
        <w:t xml:space="preserve">(06.06.2015) </w:t>
      </w:r>
      <w:hyperlink r:id="rId35" w:history="1">
        <w:r w:rsidR="00CE4746" w:rsidRPr="00157846">
          <w:t>http://jocr.sourceforge.net/index.html</w:t>
        </w:r>
      </w:hyperlink>
      <w:r>
        <w:t xml:space="preserve"> abgerufen</w:t>
      </w:r>
    </w:p>
    <w:p w:rsidR="00CE4746" w:rsidRPr="00F70084" w:rsidRDefault="00157846" w:rsidP="00CE4746">
      <w:pPr>
        <w:rPr>
          <w:rPrChange w:id="1123" w:author="Roger" w:date="2015-08-30T10:32:00Z">
            <w:rPr>
              <w:lang w:val="fr-CH"/>
            </w:rPr>
          </w:rPrChange>
        </w:rPr>
      </w:pPr>
      <w:r w:rsidRPr="00F70084">
        <w:rPr>
          <w:rPrChange w:id="1124" w:author="Roger" w:date="2015-08-30T10:32:00Z">
            <w:rPr>
              <w:lang w:val="fr-CH"/>
            </w:rPr>
          </w:rPrChange>
        </w:rPr>
        <w:t xml:space="preserve">OCR – </w:t>
      </w:r>
      <w:proofErr w:type="spellStart"/>
      <w:r w:rsidRPr="00F70084">
        <w:rPr>
          <w:rPrChange w:id="1125" w:author="Roger" w:date="2015-08-30T10:32:00Z">
            <w:rPr>
              <w:lang w:val="fr-CH"/>
            </w:rPr>
          </w:rPrChange>
        </w:rPr>
        <w:t>Tesseract</w:t>
      </w:r>
      <w:proofErr w:type="spellEnd"/>
      <w:r w:rsidRPr="00F70084">
        <w:rPr>
          <w:rPrChange w:id="1126" w:author="Roger" w:date="2015-08-30T10:32:00Z">
            <w:rPr>
              <w:lang w:val="fr-CH"/>
            </w:rPr>
          </w:rPrChange>
        </w:rPr>
        <w:t>. (28.04.2015) http://tesseract-ocr.googlecode.com/svn/trunk/doc/tesseracticdar2007.pdf abgerufen</w:t>
      </w:r>
    </w:p>
    <w:p w:rsidR="00157846" w:rsidRPr="00157846" w:rsidRDefault="00157846" w:rsidP="00CE4746">
      <w:r w:rsidRPr="00F70084">
        <w:rPr>
          <w:rPrChange w:id="1127" w:author="Roger" w:date="2015-08-30T10:32:00Z">
            <w:rPr>
              <w:lang w:val="fr-CH"/>
            </w:rPr>
          </w:rPrChange>
        </w:rPr>
        <w:t xml:space="preserve">OCR – </w:t>
      </w:r>
      <w:proofErr w:type="spellStart"/>
      <w:r w:rsidRPr="00F70084">
        <w:rPr>
          <w:rPrChange w:id="1128" w:author="Roger" w:date="2015-08-30T10:32:00Z">
            <w:rPr>
              <w:lang w:val="fr-CH"/>
            </w:rPr>
          </w:rPrChange>
        </w:rPr>
        <w:t>Tesseract</w:t>
      </w:r>
      <w:proofErr w:type="spellEnd"/>
      <w:r w:rsidRPr="00F70084">
        <w:rPr>
          <w:rPrChange w:id="1129" w:author="Roger" w:date="2015-08-30T10:32:00Z">
            <w:rPr>
              <w:lang w:val="fr-CH"/>
            </w:rPr>
          </w:rPrChange>
        </w:rPr>
        <w:t xml:space="preserve"> Trainings Daten. </w:t>
      </w:r>
      <w:r w:rsidRPr="00157846">
        <w:t xml:space="preserve">(28.04.2015) </w:t>
      </w:r>
      <w:hyperlink r:id="rId36" w:history="1">
        <w:r w:rsidRPr="00157846">
          <w:t>https://code.google.com/p/tesseract-ocr/wiki/TrainingTesseract3</w:t>
        </w:r>
      </w:hyperlink>
      <w:r>
        <w:t xml:space="preserve"> abgerufen</w:t>
      </w:r>
    </w:p>
    <w:p w:rsidR="00CE4746" w:rsidRPr="00157846" w:rsidRDefault="00157846" w:rsidP="00CE4746">
      <w:r w:rsidRPr="00157846">
        <w:t>Typographie – Fachwörter</w:t>
      </w:r>
      <w:r>
        <w:t>.</w:t>
      </w:r>
      <w:r w:rsidRPr="00157846">
        <w:t xml:space="preserve"> (01.08.2015) </w:t>
      </w:r>
      <w:r w:rsidRPr="00C15E3D">
        <w:t>https://en.wikipedia.org/wiki/Typeface</w:t>
      </w:r>
      <w:r>
        <w:t xml:space="preserve"> abgerufen</w:t>
      </w:r>
    </w:p>
    <w:p w:rsidR="00CE4746" w:rsidRPr="00157846" w:rsidRDefault="00157846" w:rsidP="00CE4746">
      <w:r>
        <w:t xml:space="preserve">Typographie – Kerning. (01.08.2015) </w:t>
      </w:r>
      <w:r w:rsidRPr="00C15E3D">
        <w:t>https://en.wikipedia.org/wiki/Kerning</w:t>
      </w:r>
      <w:r>
        <w:t xml:space="preserve"> abgerufen</w:t>
      </w:r>
    </w:p>
    <w:p w:rsidR="00535321" w:rsidRPr="00157846" w:rsidRDefault="00157846" w:rsidP="00CE4746">
      <w:r>
        <w:t xml:space="preserve">MSDN – HTTP Handler &amp; HTTP Module. (11.07.2015) </w:t>
      </w:r>
      <w:r w:rsidR="00535321" w:rsidRPr="00157846">
        <w:t>https://msdn.microsoft.com/de-de/library/Bb398986%28v=vs.90%29.aspx</w:t>
      </w:r>
      <w:r>
        <w:t xml:space="preserve"> abgerufen</w:t>
      </w:r>
    </w:p>
    <w:p w:rsidR="002C3CA1" w:rsidRPr="00157846" w:rsidRDefault="00157846" w:rsidP="00CE4746">
      <w:r>
        <w:t xml:space="preserve">MSDN – HTTP Handler. (11.07.2015) </w:t>
      </w:r>
      <w:r w:rsidR="003E04A9" w:rsidRPr="00157846">
        <w:t>https://msdn.microsoft.com/de-de/library/system.web.ihttphandler_members%28v=vs.90%29.aspx</w:t>
      </w:r>
      <w:r>
        <w:t xml:space="preserve"> abgerufen</w:t>
      </w:r>
    </w:p>
    <w:p w:rsidR="00BD5154" w:rsidRPr="00BD5154" w:rsidRDefault="00157846" w:rsidP="00CE4746">
      <w:r>
        <w:t xml:space="preserve">MSDN – Übertragungsmethoden. (25.07.2015) </w:t>
      </w:r>
      <w:r w:rsidR="00BD5154" w:rsidRPr="00157846">
        <w:t>https://msdn.microsoft.com/en-us/library/ms733769%28v=vs.110%29.aspx</w:t>
      </w:r>
      <w:r>
        <w:t xml:space="preserve"> abgerufen</w:t>
      </w:r>
    </w:p>
    <w:p w:rsidR="00BD5154" w:rsidRPr="007F637F" w:rsidRDefault="00BD5154" w:rsidP="00BD5154">
      <w:r w:rsidRPr="00C15E3D">
        <w:t>IEEE 830-1998</w:t>
      </w:r>
      <w:r w:rsidR="00157846" w:rsidRPr="00C15E3D">
        <w:t xml:space="preserve"> – Software Spezifika</w:t>
      </w:r>
      <w:r w:rsidR="007F637F" w:rsidRPr="00C15E3D">
        <w:t xml:space="preserve">tion. (25.07.2015) </w:t>
      </w:r>
      <w:r w:rsidRPr="00C15E3D">
        <w:t>http://www.google.ch/url?sa=t&amp;rct=j&amp;q=&amp;esrc=s&amp;frm=1&amp;source=web&amp;cd=2&amp;ved=0CCMQFjABahUKEwixzPnMr-TGAhXl6HIKHQivAjY&amp;url=http%3A%2F%2Fwww.math.uaa.alaska.edu%2F~afkjm%2Fcs401%2FIEEE830.pdf&amp;ei=Ch2qVbGfEuXRywOI3oqwAw&amp;usg=AFQjCNHznuy4ji6mL-rEUUUm4QFS-moI2Q</w:t>
      </w:r>
      <w:r w:rsidR="007F637F" w:rsidRPr="00C15E3D">
        <w:t xml:space="preserve"> abgerufen</w:t>
      </w:r>
    </w:p>
    <w:p w:rsidR="00BD5154" w:rsidRPr="00C15E3D" w:rsidRDefault="00C15E3D" w:rsidP="00BD5154">
      <w:r>
        <w:t xml:space="preserve">ISO 9126 – Qualitätsmerkmale (25.07.2015) </w:t>
      </w:r>
      <w:r w:rsidR="00BD5154" w:rsidRPr="00C15E3D">
        <w:t>https://de.wikipedia.org/wiki/ISO/IEC_9126</w:t>
      </w:r>
      <w:r w:rsidRPr="00C15E3D">
        <w:t xml:space="preserve"> abgerufen</w:t>
      </w:r>
    </w:p>
    <w:p w:rsidR="00CE4746" w:rsidRPr="00F70084" w:rsidRDefault="00F145F5" w:rsidP="00CE4746">
      <w:pPr>
        <w:rPr>
          <w:rPrChange w:id="1130" w:author="Roger" w:date="2015-08-30T10:32:00Z">
            <w:rPr>
              <w:lang w:val="en-US"/>
            </w:rPr>
          </w:rPrChange>
        </w:rPr>
      </w:pPr>
      <w:r w:rsidRPr="00F70084">
        <w:rPr>
          <w:rPrChange w:id="1131" w:author="Roger" w:date="2015-08-30T10:32:00Z">
            <w:rPr>
              <w:lang w:val="en-US"/>
            </w:rPr>
          </w:rPrChange>
        </w:rPr>
        <w:t>FINMA - Operationelle Risiken Banken. (04.04.2015) https://www.finma.ch/de/news/2013/10/mm-rs-opr-risiken-banken-20130110 abgerufen</w:t>
      </w:r>
    </w:p>
    <w:p w:rsidR="008B13CE" w:rsidRPr="00F70084" w:rsidRDefault="008B13CE" w:rsidP="008B13CE">
      <w:pPr>
        <w:rPr>
          <w:rPrChange w:id="1132" w:author="Roger" w:date="2015-08-30T10:32:00Z">
            <w:rPr>
              <w:lang w:val="en-US"/>
            </w:rPr>
          </w:rPrChange>
        </w:rPr>
      </w:pPr>
    </w:p>
    <w:p w:rsidR="00AC7005" w:rsidRPr="00F70084" w:rsidRDefault="00AC7005">
      <w:pPr>
        <w:rPr>
          <w:rFonts w:asciiTheme="majorHAnsi" w:eastAsiaTheme="majorEastAsia" w:hAnsiTheme="majorHAnsi" w:cstheme="majorBidi"/>
          <w:color w:val="2E74B5" w:themeColor="accent1" w:themeShade="BF"/>
          <w:sz w:val="26"/>
          <w:szCs w:val="26"/>
          <w:rPrChange w:id="1133" w:author="Roger" w:date="2015-08-30T10:32:00Z">
            <w:rPr>
              <w:rFonts w:asciiTheme="majorHAnsi" w:eastAsiaTheme="majorEastAsia" w:hAnsiTheme="majorHAnsi" w:cstheme="majorBidi"/>
              <w:color w:val="2E74B5" w:themeColor="accent1" w:themeShade="BF"/>
              <w:sz w:val="26"/>
              <w:szCs w:val="26"/>
              <w:lang w:val="en-US"/>
            </w:rPr>
          </w:rPrChange>
        </w:rPr>
      </w:pPr>
      <w:r w:rsidRPr="00F70084">
        <w:rPr>
          <w:rPrChange w:id="1134" w:author="Roger" w:date="2015-08-30T10:32:00Z">
            <w:rPr>
              <w:lang w:val="en-US"/>
            </w:rPr>
          </w:rPrChange>
        </w:rPr>
        <w:br w:type="page"/>
      </w:r>
    </w:p>
    <w:p w:rsidR="008B13CE" w:rsidRDefault="00A03EE9" w:rsidP="00545CB1">
      <w:pPr>
        <w:pStyle w:val="berschrift2"/>
        <w:numPr>
          <w:ilvl w:val="1"/>
          <w:numId w:val="17"/>
        </w:numPr>
        <w:ind w:left="426"/>
      </w:pPr>
      <w:bookmarkStart w:id="1135" w:name="_Toc428543277"/>
      <w:proofErr w:type="spellStart"/>
      <w:r w:rsidRPr="007F637F">
        <w:rPr>
          <w:lang w:val="en-US"/>
        </w:rPr>
        <w:lastRenderedPageBreak/>
        <w:t>Tabell</w:t>
      </w:r>
      <w:r>
        <w:t>enverzeichnis</w:t>
      </w:r>
      <w:bookmarkEnd w:id="1135"/>
      <w:proofErr w:type="spellEnd"/>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90159D">
          <w:rPr>
            <w:noProof/>
            <w:webHidden/>
          </w:rPr>
          <w:t>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48" w:history="1">
        <w:r w:rsidR="001F7962" w:rsidRPr="000959F4">
          <w:rPr>
            <w:rStyle w:val="Hyperlink"/>
            <w:noProof/>
          </w:rPr>
          <w:t>Tabelle 2 Termine</w:t>
        </w:r>
        <w:r w:rsidR="001F7962">
          <w:rPr>
            <w:noProof/>
            <w:webHidden/>
          </w:rPr>
          <w:tab/>
        </w:r>
        <w:r w:rsidR="001F7962">
          <w:rPr>
            <w:noProof/>
            <w:webHidden/>
          </w:rPr>
          <w:fldChar w:fldCharType="begin"/>
        </w:r>
        <w:r w:rsidR="001F7962">
          <w:rPr>
            <w:noProof/>
            <w:webHidden/>
          </w:rPr>
          <w:instrText xml:space="preserve"> PAGEREF _Toc428526848 \h </w:instrText>
        </w:r>
        <w:r w:rsidR="001F7962">
          <w:rPr>
            <w:noProof/>
            <w:webHidden/>
          </w:rPr>
        </w:r>
        <w:r w:rsidR="001F7962">
          <w:rPr>
            <w:noProof/>
            <w:webHidden/>
          </w:rPr>
          <w:fldChar w:fldCharType="separate"/>
        </w:r>
        <w:r w:rsidR="0090159D">
          <w:rPr>
            <w:noProof/>
            <w:webHidden/>
          </w:rPr>
          <w:t>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49" w:history="1">
        <w:r w:rsidR="001F7962" w:rsidRPr="000959F4">
          <w:rPr>
            <w:rStyle w:val="Hyperlink"/>
            <w:noProof/>
          </w:rPr>
          <w:t>Tabelle 3 Stakeholder Analyse</w:t>
        </w:r>
        <w:r w:rsidR="001F7962">
          <w:rPr>
            <w:noProof/>
            <w:webHidden/>
          </w:rPr>
          <w:tab/>
        </w:r>
        <w:r w:rsidR="001F7962">
          <w:rPr>
            <w:noProof/>
            <w:webHidden/>
          </w:rPr>
          <w:fldChar w:fldCharType="begin"/>
        </w:r>
        <w:r w:rsidR="001F7962">
          <w:rPr>
            <w:noProof/>
            <w:webHidden/>
          </w:rPr>
          <w:instrText xml:space="preserve"> PAGEREF _Toc428526849 \h </w:instrText>
        </w:r>
        <w:r w:rsidR="001F7962">
          <w:rPr>
            <w:noProof/>
            <w:webHidden/>
          </w:rPr>
        </w:r>
        <w:r w:rsidR="001F7962">
          <w:rPr>
            <w:noProof/>
            <w:webHidden/>
          </w:rPr>
          <w:fldChar w:fldCharType="separate"/>
        </w:r>
        <w:r w:rsidR="0090159D">
          <w:rPr>
            <w:noProof/>
            <w:webHidden/>
          </w:rPr>
          <w:t>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0" w:history="1">
        <w:r w:rsidR="001F7962" w:rsidRPr="000959F4">
          <w:rPr>
            <w:rStyle w:val="Hyperlink"/>
            <w:noProof/>
          </w:rPr>
          <w:t>Tabelle 4 Schnittstellen-Analyse</w:t>
        </w:r>
        <w:r w:rsidR="001F7962">
          <w:rPr>
            <w:noProof/>
            <w:webHidden/>
          </w:rPr>
          <w:tab/>
        </w:r>
        <w:r w:rsidR="001F7962">
          <w:rPr>
            <w:noProof/>
            <w:webHidden/>
          </w:rPr>
          <w:fldChar w:fldCharType="begin"/>
        </w:r>
        <w:r w:rsidR="001F7962">
          <w:rPr>
            <w:noProof/>
            <w:webHidden/>
          </w:rPr>
          <w:instrText xml:space="preserve"> PAGEREF _Toc428526850 \h </w:instrText>
        </w:r>
        <w:r w:rsidR="001F7962">
          <w:rPr>
            <w:noProof/>
            <w:webHidden/>
          </w:rPr>
        </w:r>
        <w:r w:rsidR="001F7962">
          <w:rPr>
            <w:noProof/>
            <w:webHidden/>
          </w:rPr>
          <w:fldChar w:fldCharType="separate"/>
        </w:r>
        <w:r w:rsidR="0090159D">
          <w:rPr>
            <w:noProof/>
            <w:webHidden/>
          </w:rPr>
          <w:t>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1" w:history="1">
        <w:r w:rsidR="001F7962" w:rsidRPr="000959F4">
          <w:rPr>
            <w:rStyle w:val="Hyperlink"/>
            <w:noProof/>
          </w:rPr>
          <w:t>Tabelle 5 UC-001 Abfangen von Bilder</w:t>
        </w:r>
        <w:r w:rsidR="001F7962">
          <w:rPr>
            <w:noProof/>
            <w:webHidden/>
          </w:rPr>
          <w:tab/>
        </w:r>
        <w:r w:rsidR="001F7962">
          <w:rPr>
            <w:noProof/>
            <w:webHidden/>
          </w:rPr>
          <w:fldChar w:fldCharType="begin"/>
        </w:r>
        <w:r w:rsidR="001F7962">
          <w:rPr>
            <w:noProof/>
            <w:webHidden/>
          </w:rPr>
          <w:instrText xml:space="preserve"> PAGEREF _Toc428526851 \h </w:instrText>
        </w:r>
        <w:r w:rsidR="001F7962">
          <w:rPr>
            <w:noProof/>
            <w:webHidden/>
          </w:rPr>
        </w:r>
        <w:r w:rsidR="001F7962">
          <w:rPr>
            <w:noProof/>
            <w:webHidden/>
          </w:rPr>
          <w:fldChar w:fldCharType="separate"/>
        </w:r>
        <w:r w:rsidR="0090159D">
          <w:rPr>
            <w:noProof/>
            <w:webHidden/>
          </w:rPr>
          <w:t>12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2" w:history="1">
        <w:r w:rsidR="001F7962" w:rsidRPr="000959F4">
          <w:rPr>
            <w:rStyle w:val="Hyperlink"/>
            <w:noProof/>
          </w:rPr>
          <w:t>Tabelle 6 UC-002 Verschicken von Bildern</w:t>
        </w:r>
        <w:r w:rsidR="001F7962">
          <w:rPr>
            <w:noProof/>
            <w:webHidden/>
          </w:rPr>
          <w:tab/>
        </w:r>
        <w:r w:rsidR="001F7962">
          <w:rPr>
            <w:noProof/>
            <w:webHidden/>
          </w:rPr>
          <w:fldChar w:fldCharType="begin"/>
        </w:r>
        <w:r w:rsidR="001F7962">
          <w:rPr>
            <w:noProof/>
            <w:webHidden/>
          </w:rPr>
          <w:instrText xml:space="preserve"> PAGEREF _Toc428526852 \h </w:instrText>
        </w:r>
        <w:r w:rsidR="001F7962">
          <w:rPr>
            <w:noProof/>
            <w:webHidden/>
          </w:rPr>
        </w:r>
        <w:r w:rsidR="001F7962">
          <w:rPr>
            <w:noProof/>
            <w:webHidden/>
          </w:rPr>
          <w:fldChar w:fldCharType="separate"/>
        </w:r>
        <w:r w:rsidR="0090159D">
          <w:rPr>
            <w:noProof/>
            <w:webHidden/>
          </w:rPr>
          <w:t>13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3" w:history="1">
        <w:r w:rsidR="001F7962" w:rsidRPr="000959F4">
          <w:rPr>
            <w:rStyle w:val="Hyperlink"/>
            <w:noProof/>
          </w:rPr>
          <w:t>Tabelle 7 UC-003 Transferiren von Bild in Text</w:t>
        </w:r>
        <w:r w:rsidR="001F7962">
          <w:rPr>
            <w:noProof/>
            <w:webHidden/>
          </w:rPr>
          <w:tab/>
        </w:r>
        <w:r w:rsidR="001F7962">
          <w:rPr>
            <w:noProof/>
            <w:webHidden/>
          </w:rPr>
          <w:fldChar w:fldCharType="begin"/>
        </w:r>
        <w:r w:rsidR="001F7962">
          <w:rPr>
            <w:noProof/>
            <w:webHidden/>
          </w:rPr>
          <w:instrText xml:space="preserve"> PAGEREF _Toc428526853 \h </w:instrText>
        </w:r>
        <w:r w:rsidR="001F7962">
          <w:rPr>
            <w:noProof/>
            <w:webHidden/>
          </w:rPr>
        </w:r>
        <w:r w:rsidR="001F7962">
          <w:rPr>
            <w:noProof/>
            <w:webHidden/>
          </w:rPr>
          <w:fldChar w:fldCharType="separate"/>
        </w:r>
        <w:r w:rsidR="0090159D">
          <w:rPr>
            <w:noProof/>
            <w:webHidden/>
          </w:rPr>
          <w:t>14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4" w:history="1">
        <w:r w:rsidR="001F7962" w:rsidRPr="000959F4">
          <w:rPr>
            <w:rStyle w:val="Hyperlink"/>
            <w:noProof/>
          </w:rPr>
          <w:t>Tabelle 8 Notwendikeit</w:t>
        </w:r>
        <w:r w:rsidR="001F7962">
          <w:rPr>
            <w:noProof/>
            <w:webHidden/>
          </w:rPr>
          <w:tab/>
        </w:r>
        <w:r w:rsidR="001F7962">
          <w:rPr>
            <w:noProof/>
            <w:webHidden/>
          </w:rPr>
          <w:fldChar w:fldCharType="begin"/>
        </w:r>
        <w:r w:rsidR="001F7962">
          <w:rPr>
            <w:noProof/>
            <w:webHidden/>
          </w:rPr>
          <w:instrText xml:space="preserve"> PAGEREF _Toc428526854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5" w:history="1">
        <w:r w:rsidR="001F7962" w:rsidRPr="000959F4">
          <w:rPr>
            <w:rStyle w:val="Hyperlink"/>
            <w:noProof/>
          </w:rPr>
          <w:t>Tabelle 9 Kritikalität</w:t>
        </w:r>
        <w:r w:rsidR="001F7962">
          <w:rPr>
            <w:noProof/>
            <w:webHidden/>
          </w:rPr>
          <w:tab/>
        </w:r>
        <w:r w:rsidR="001F7962">
          <w:rPr>
            <w:noProof/>
            <w:webHidden/>
          </w:rPr>
          <w:fldChar w:fldCharType="begin"/>
        </w:r>
        <w:r w:rsidR="001F7962">
          <w:rPr>
            <w:noProof/>
            <w:webHidden/>
          </w:rPr>
          <w:instrText xml:space="preserve"> PAGEREF _Toc428526855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6" w:history="1">
        <w:r w:rsidR="001F7962" w:rsidRPr="000959F4">
          <w:rPr>
            <w:rStyle w:val="Hyperlink"/>
            <w:noProof/>
          </w:rPr>
          <w:t>Tabelle 10 Funktionale Anforderung FRQ-001</w:t>
        </w:r>
        <w:r w:rsidR="001F7962">
          <w:rPr>
            <w:noProof/>
            <w:webHidden/>
          </w:rPr>
          <w:tab/>
        </w:r>
        <w:r w:rsidR="001F7962">
          <w:rPr>
            <w:noProof/>
            <w:webHidden/>
          </w:rPr>
          <w:fldChar w:fldCharType="begin"/>
        </w:r>
        <w:r w:rsidR="001F7962">
          <w:rPr>
            <w:noProof/>
            <w:webHidden/>
          </w:rPr>
          <w:instrText xml:space="preserve"> PAGEREF _Toc428526856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7" w:history="1">
        <w:r w:rsidR="001F7962" w:rsidRPr="000959F4">
          <w:rPr>
            <w:rStyle w:val="Hyperlink"/>
            <w:noProof/>
          </w:rPr>
          <w:t>Tabelle 11 Funktionale Anforderung FRQ-002</w:t>
        </w:r>
        <w:r w:rsidR="001F7962">
          <w:rPr>
            <w:noProof/>
            <w:webHidden/>
          </w:rPr>
          <w:tab/>
        </w:r>
        <w:r w:rsidR="001F7962">
          <w:rPr>
            <w:noProof/>
            <w:webHidden/>
          </w:rPr>
          <w:fldChar w:fldCharType="begin"/>
        </w:r>
        <w:r w:rsidR="001F7962">
          <w:rPr>
            <w:noProof/>
            <w:webHidden/>
          </w:rPr>
          <w:instrText xml:space="preserve"> PAGEREF _Toc428526857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8" w:history="1">
        <w:r w:rsidR="001F7962" w:rsidRPr="000959F4">
          <w:rPr>
            <w:rStyle w:val="Hyperlink"/>
            <w:noProof/>
          </w:rPr>
          <w:t>Tabelle 12 Funktionale Anforderung FRQ-003</w:t>
        </w:r>
        <w:r w:rsidR="001F7962">
          <w:rPr>
            <w:noProof/>
            <w:webHidden/>
          </w:rPr>
          <w:tab/>
        </w:r>
        <w:r w:rsidR="001F7962">
          <w:rPr>
            <w:noProof/>
            <w:webHidden/>
          </w:rPr>
          <w:fldChar w:fldCharType="begin"/>
        </w:r>
        <w:r w:rsidR="001F7962">
          <w:rPr>
            <w:noProof/>
            <w:webHidden/>
          </w:rPr>
          <w:instrText xml:space="preserve"> PAGEREF _Toc428526858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9" w:history="1">
        <w:r w:rsidR="001F7962" w:rsidRPr="000959F4">
          <w:rPr>
            <w:rStyle w:val="Hyperlink"/>
            <w:noProof/>
          </w:rPr>
          <w:t>Tabelle 13 Funktionale Anforderung FRQ-004</w:t>
        </w:r>
        <w:r w:rsidR="001F7962">
          <w:rPr>
            <w:noProof/>
            <w:webHidden/>
          </w:rPr>
          <w:tab/>
        </w:r>
        <w:r w:rsidR="001F7962">
          <w:rPr>
            <w:noProof/>
            <w:webHidden/>
          </w:rPr>
          <w:fldChar w:fldCharType="begin"/>
        </w:r>
        <w:r w:rsidR="001F7962">
          <w:rPr>
            <w:noProof/>
            <w:webHidden/>
          </w:rPr>
          <w:instrText xml:space="preserve"> PAGEREF _Toc428526859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0" w:history="1">
        <w:r w:rsidR="001F7962" w:rsidRPr="000959F4">
          <w:rPr>
            <w:rStyle w:val="Hyperlink"/>
            <w:noProof/>
          </w:rPr>
          <w:t>Tabelle 14 Funktionale Anforderung FRQ-005</w:t>
        </w:r>
        <w:r w:rsidR="001F7962">
          <w:rPr>
            <w:noProof/>
            <w:webHidden/>
          </w:rPr>
          <w:tab/>
        </w:r>
        <w:r w:rsidR="001F7962">
          <w:rPr>
            <w:noProof/>
            <w:webHidden/>
          </w:rPr>
          <w:fldChar w:fldCharType="begin"/>
        </w:r>
        <w:r w:rsidR="001F7962">
          <w:rPr>
            <w:noProof/>
            <w:webHidden/>
          </w:rPr>
          <w:instrText xml:space="preserve"> PAGEREF _Toc428526860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1" w:history="1">
        <w:r w:rsidR="001F7962" w:rsidRPr="000959F4">
          <w:rPr>
            <w:rStyle w:val="Hyperlink"/>
            <w:noProof/>
          </w:rPr>
          <w:t>Tabelle 15 Funktionale Anforderung FRQ-006</w:t>
        </w:r>
        <w:r w:rsidR="001F7962">
          <w:rPr>
            <w:noProof/>
            <w:webHidden/>
          </w:rPr>
          <w:tab/>
        </w:r>
        <w:r w:rsidR="001F7962">
          <w:rPr>
            <w:noProof/>
            <w:webHidden/>
          </w:rPr>
          <w:fldChar w:fldCharType="begin"/>
        </w:r>
        <w:r w:rsidR="001F7962">
          <w:rPr>
            <w:noProof/>
            <w:webHidden/>
          </w:rPr>
          <w:instrText xml:space="preserve"> PAGEREF _Toc428526861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2" w:history="1">
        <w:r w:rsidR="001F7962" w:rsidRPr="000959F4">
          <w:rPr>
            <w:rStyle w:val="Hyperlink"/>
            <w:noProof/>
          </w:rPr>
          <w:t>Tabelle 16 Funktionale Anforderung FRQ-007</w:t>
        </w:r>
        <w:r w:rsidR="001F7962">
          <w:rPr>
            <w:noProof/>
            <w:webHidden/>
          </w:rPr>
          <w:tab/>
        </w:r>
        <w:r w:rsidR="001F7962">
          <w:rPr>
            <w:noProof/>
            <w:webHidden/>
          </w:rPr>
          <w:fldChar w:fldCharType="begin"/>
        </w:r>
        <w:r w:rsidR="001F7962">
          <w:rPr>
            <w:noProof/>
            <w:webHidden/>
          </w:rPr>
          <w:instrText xml:space="preserve"> PAGEREF _Toc428526862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3" w:history="1">
        <w:r w:rsidR="001F7962" w:rsidRPr="000959F4">
          <w:rPr>
            <w:rStyle w:val="Hyperlink"/>
            <w:noProof/>
          </w:rPr>
          <w:t>Tabelle 17 Funktionale Anforderung FRQ-008</w:t>
        </w:r>
        <w:r w:rsidR="001F7962">
          <w:rPr>
            <w:noProof/>
            <w:webHidden/>
          </w:rPr>
          <w:tab/>
        </w:r>
        <w:r w:rsidR="001F7962">
          <w:rPr>
            <w:noProof/>
            <w:webHidden/>
          </w:rPr>
          <w:fldChar w:fldCharType="begin"/>
        </w:r>
        <w:r w:rsidR="001F7962">
          <w:rPr>
            <w:noProof/>
            <w:webHidden/>
          </w:rPr>
          <w:instrText xml:space="preserve"> PAGEREF _Toc428526863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4" w:history="1">
        <w:r w:rsidR="001F7962" w:rsidRPr="000959F4">
          <w:rPr>
            <w:rStyle w:val="Hyperlink"/>
            <w:noProof/>
          </w:rPr>
          <w:t>Tabelle 18 Funktionale Anforderung FRQ-009</w:t>
        </w:r>
        <w:r w:rsidR="001F7962">
          <w:rPr>
            <w:noProof/>
            <w:webHidden/>
          </w:rPr>
          <w:tab/>
        </w:r>
        <w:r w:rsidR="001F7962">
          <w:rPr>
            <w:noProof/>
            <w:webHidden/>
          </w:rPr>
          <w:fldChar w:fldCharType="begin"/>
        </w:r>
        <w:r w:rsidR="001F7962">
          <w:rPr>
            <w:noProof/>
            <w:webHidden/>
          </w:rPr>
          <w:instrText xml:space="preserve"> PAGEREF _Toc428526864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5" w:history="1">
        <w:r w:rsidR="001F7962" w:rsidRPr="000959F4">
          <w:rPr>
            <w:rStyle w:val="Hyperlink"/>
            <w:noProof/>
          </w:rPr>
          <w:t>Tabelle 19 Funktionale Anforderung FRQ-010</w:t>
        </w:r>
        <w:r w:rsidR="001F7962">
          <w:rPr>
            <w:noProof/>
            <w:webHidden/>
          </w:rPr>
          <w:tab/>
        </w:r>
        <w:r w:rsidR="001F7962">
          <w:rPr>
            <w:noProof/>
            <w:webHidden/>
          </w:rPr>
          <w:fldChar w:fldCharType="begin"/>
        </w:r>
        <w:r w:rsidR="001F7962">
          <w:rPr>
            <w:noProof/>
            <w:webHidden/>
          </w:rPr>
          <w:instrText xml:space="preserve"> PAGEREF _Toc428526865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6" w:history="1">
        <w:r w:rsidR="001F7962" w:rsidRPr="000959F4">
          <w:rPr>
            <w:rStyle w:val="Hyperlink"/>
            <w:noProof/>
          </w:rPr>
          <w:t>Tabelle 20 Funktionale Anforderung FRQ-011</w:t>
        </w:r>
        <w:r w:rsidR="001F7962">
          <w:rPr>
            <w:noProof/>
            <w:webHidden/>
          </w:rPr>
          <w:tab/>
        </w:r>
        <w:r w:rsidR="001F7962">
          <w:rPr>
            <w:noProof/>
            <w:webHidden/>
          </w:rPr>
          <w:fldChar w:fldCharType="begin"/>
        </w:r>
        <w:r w:rsidR="001F7962">
          <w:rPr>
            <w:noProof/>
            <w:webHidden/>
          </w:rPr>
          <w:instrText xml:space="preserve"> PAGEREF _Toc428526866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7" w:history="1">
        <w:r w:rsidR="001F7962" w:rsidRPr="000959F4">
          <w:rPr>
            <w:rStyle w:val="Hyperlink"/>
            <w:noProof/>
          </w:rPr>
          <w:t>Tabelle 21 Funktionale Anforderung FRQ-012</w:t>
        </w:r>
        <w:r w:rsidR="001F7962">
          <w:rPr>
            <w:noProof/>
            <w:webHidden/>
          </w:rPr>
          <w:tab/>
        </w:r>
        <w:r w:rsidR="001F7962">
          <w:rPr>
            <w:noProof/>
            <w:webHidden/>
          </w:rPr>
          <w:fldChar w:fldCharType="begin"/>
        </w:r>
        <w:r w:rsidR="001F7962">
          <w:rPr>
            <w:noProof/>
            <w:webHidden/>
          </w:rPr>
          <w:instrText xml:space="preserve"> PAGEREF _Toc428526867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8" w:history="1">
        <w:r w:rsidR="001F7962" w:rsidRPr="000959F4">
          <w:rPr>
            <w:rStyle w:val="Hyperlink"/>
            <w:noProof/>
          </w:rPr>
          <w:t>Tabelle 22 Nicht funktionale Anforderung NFRQ-001</w:t>
        </w:r>
        <w:r w:rsidR="001F7962">
          <w:rPr>
            <w:noProof/>
            <w:webHidden/>
          </w:rPr>
          <w:tab/>
        </w:r>
        <w:r w:rsidR="001F7962">
          <w:rPr>
            <w:noProof/>
            <w:webHidden/>
          </w:rPr>
          <w:fldChar w:fldCharType="begin"/>
        </w:r>
        <w:r w:rsidR="001F7962">
          <w:rPr>
            <w:noProof/>
            <w:webHidden/>
          </w:rPr>
          <w:instrText xml:space="preserve"> PAGEREF _Toc428526868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9" w:history="1">
        <w:r w:rsidR="001F7962" w:rsidRPr="000959F4">
          <w:rPr>
            <w:rStyle w:val="Hyperlink"/>
            <w:noProof/>
          </w:rPr>
          <w:t>Tabelle 23 Nicht funktionale Anforderung NFRQ-002</w:t>
        </w:r>
        <w:r w:rsidR="001F7962">
          <w:rPr>
            <w:noProof/>
            <w:webHidden/>
          </w:rPr>
          <w:tab/>
        </w:r>
        <w:r w:rsidR="001F7962">
          <w:rPr>
            <w:noProof/>
            <w:webHidden/>
          </w:rPr>
          <w:fldChar w:fldCharType="begin"/>
        </w:r>
        <w:r w:rsidR="001F7962">
          <w:rPr>
            <w:noProof/>
            <w:webHidden/>
          </w:rPr>
          <w:instrText xml:space="preserve"> PAGEREF _Toc428526869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0" w:history="1">
        <w:r w:rsidR="001F7962" w:rsidRPr="000959F4">
          <w:rPr>
            <w:rStyle w:val="Hyperlink"/>
            <w:noProof/>
          </w:rPr>
          <w:t>Tabelle 24 Nicht funktionale Anforderung NFRQ-003</w:t>
        </w:r>
        <w:r w:rsidR="001F7962">
          <w:rPr>
            <w:noProof/>
            <w:webHidden/>
          </w:rPr>
          <w:tab/>
        </w:r>
        <w:r w:rsidR="001F7962">
          <w:rPr>
            <w:noProof/>
            <w:webHidden/>
          </w:rPr>
          <w:fldChar w:fldCharType="begin"/>
        </w:r>
        <w:r w:rsidR="001F7962">
          <w:rPr>
            <w:noProof/>
            <w:webHidden/>
          </w:rPr>
          <w:instrText xml:space="preserve"> PAGEREF _Toc428526870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1" w:history="1">
        <w:r w:rsidR="001F7962" w:rsidRPr="000959F4">
          <w:rPr>
            <w:rStyle w:val="Hyperlink"/>
            <w:noProof/>
          </w:rPr>
          <w:t>Tabelle 25 Nicht funktionale Anforderung NFRQ-004</w:t>
        </w:r>
        <w:r w:rsidR="001F7962">
          <w:rPr>
            <w:noProof/>
            <w:webHidden/>
          </w:rPr>
          <w:tab/>
        </w:r>
        <w:r w:rsidR="001F7962">
          <w:rPr>
            <w:noProof/>
            <w:webHidden/>
          </w:rPr>
          <w:fldChar w:fldCharType="begin"/>
        </w:r>
        <w:r w:rsidR="001F7962">
          <w:rPr>
            <w:noProof/>
            <w:webHidden/>
          </w:rPr>
          <w:instrText xml:space="preserve"> PAGEREF _Toc428526871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2" w:history="1">
        <w:r w:rsidR="001F7962" w:rsidRPr="000959F4">
          <w:rPr>
            <w:rStyle w:val="Hyperlink"/>
            <w:noProof/>
          </w:rPr>
          <w:t>Tabelle 26 Nicht funktionale Anforderung NFRQ-005</w:t>
        </w:r>
        <w:r w:rsidR="001F7962">
          <w:rPr>
            <w:noProof/>
            <w:webHidden/>
          </w:rPr>
          <w:tab/>
        </w:r>
        <w:r w:rsidR="001F7962">
          <w:rPr>
            <w:noProof/>
            <w:webHidden/>
          </w:rPr>
          <w:fldChar w:fldCharType="begin"/>
        </w:r>
        <w:r w:rsidR="001F7962">
          <w:rPr>
            <w:noProof/>
            <w:webHidden/>
          </w:rPr>
          <w:instrText xml:space="preserve"> PAGEREF _Toc428526872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3" w:history="1">
        <w:r w:rsidR="001F7962" w:rsidRPr="000959F4">
          <w:rPr>
            <w:rStyle w:val="Hyperlink"/>
            <w:noProof/>
          </w:rPr>
          <w:t>Tabelle 27 Nicht funktionale Anforderung NFRQ-008</w:t>
        </w:r>
        <w:r w:rsidR="001F7962">
          <w:rPr>
            <w:noProof/>
            <w:webHidden/>
          </w:rPr>
          <w:tab/>
        </w:r>
        <w:r w:rsidR="001F7962">
          <w:rPr>
            <w:noProof/>
            <w:webHidden/>
          </w:rPr>
          <w:fldChar w:fldCharType="begin"/>
        </w:r>
        <w:r w:rsidR="001F7962">
          <w:rPr>
            <w:noProof/>
            <w:webHidden/>
          </w:rPr>
          <w:instrText xml:space="preserve"> PAGEREF _Toc428526873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4" w:history="1">
        <w:r w:rsidR="001F7962" w:rsidRPr="000959F4">
          <w:rPr>
            <w:rStyle w:val="Hyperlink"/>
            <w:noProof/>
          </w:rPr>
          <w:t>Tabelle 28 Nicht funktionale Anforderung NFRQ-009</w:t>
        </w:r>
        <w:r w:rsidR="001F7962">
          <w:rPr>
            <w:noProof/>
            <w:webHidden/>
          </w:rPr>
          <w:tab/>
        </w:r>
        <w:r w:rsidR="001F7962">
          <w:rPr>
            <w:noProof/>
            <w:webHidden/>
          </w:rPr>
          <w:fldChar w:fldCharType="begin"/>
        </w:r>
        <w:r w:rsidR="001F7962">
          <w:rPr>
            <w:noProof/>
            <w:webHidden/>
          </w:rPr>
          <w:instrText xml:space="preserve"> PAGEREF _Toc428526874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5" w:history="1">
        <w:r w:rsidR="001F7962" w:rsidRPr="000959F4">
          <w:rPr>
            <w:rStyle w:val="Hyperlink"/>
            <w:noProof/>
          </w:rPr>
          <w:t>Tabelle 29 Nicht funktionale Anforderung NFRQ-010</w:t>
        </w:r>
        <w:r w:rsidR="001F7962">
          <w:rPr>
            <w:noProof/>
            <w:webHidden/>
          </w:rPr>
          <w:tab/>
        </w:r>
        <w:r w:rsidR="001F7962">
          <w:rPr>
            <w:noProof/>
            <w:webHidden/>
          </w:rPr>
          <w:fldChar w:fldCharType="begin"/>
        </w:r>
        <w:r w:rsidR="001F7962">
          <w:rPr>
            <w:noProof/>
            <w:webHidden/>
          </w:rPr>
          <w:instrText xml:space="preserve"> PAGEREF _Toc428526875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6" w:history="1">
        <w:r w:rsidR="001F7962" w:rsidRPr="000959F4">
          <w:rPr>
            <w:rStyle w:val="Hyperlink"/>
            <w:noProof/>
          </w:rPr>
          <w:t>Tabelle 30 Nicht funktionale Anforderung NFRQ-012</w:t>
        </w:r>
        <w:r w:rsidR="001F7962">
          <w:rPr>
            <w:noProof/>
            <w:webHidden/>
          </w:rPr>
          <w:tab/>
        </w:r>
        <w:r w:rsidR="001F7962">
          <w:rPr>
            <w:noProof/>
            <w:webHidden/>
          </w:rPr>
          <w:fldChar w:fldCharType="begin"/>
        </w:r>
        <w:r w:rsidR="001F7962">
          <w:rPr>
            <w:noProof/>
            <w:webHidden/>
          </w:rPr>
          <w:instrText xml:space="preserve"> PAGEREF _Toc428526876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7" w:history="1">
        <w:r w:rsidR="001F7962" w:rsidRPr="000959F4">
          <w:rPr>
            <w:rStyle w:val="Hyperlink"/>
            <w:noProof/>
          </w:rPr>
          <w:t>Tabelle 31 Nicht funktionale Anforderung NFRQ-013</w:t>
        </w:r>
        <w:r w:rsidR="001F7962">
          <w:rPr>
            <w:noProof/>
            <w:webHidden/>
          </w:rPr>
          <w:tab/>
        </w:r>
        <w:r w:rsidR="001F7962">
          <w:rPr>
            <w:noProof/>
            <w:webHidden/>
          </w:rPr>
          <w:fldChar w:fldCharType="begin"/>
        </w:r>
        <w:r w:rsidR="001F7962">
          <w:rPr>
            <w:noProof/>
            <w:webHidden/>
          </w:rPr>
          <w:instrText xml:space="preserve"> PAGEREF _Toc428526877 \h </w:instrText>
        </w:r>
        <w:r w:rsidR="001F7962">
          <w:rPr>
            <w:noProof/>
            <w:webHidden/>
          </w:rPr>
        </w:r>
        <w:r w:rsidR="001F7962">
          <w:rPr>
            <w:noProof/>
            <w:webHidden/>
          </w:rPr>
          <w:fldChar w:fldCharType="separate"/>
        </w:r>
        <w:r w:rsidR="0090159D">
          <w:rPr>
            <w:noProof/>
            <w:webHidden/>
          </w:rPr>
          <w:t>23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8" w:history="1">
        <w:r w:rsidR="001F7962" w:rsidRPr="000959F4">
          <w:rPr>
            <w:rStyle w:val="Hyperlink"/>
            <w:noProof/>
          </w:rPr>
          <w:t>Tabelle 32 Logger Kriterien</w:t>
        </w:r>
        <w:r w:rsidR="001F7962">
          <w:rPr>
            <w:noProof/>
            <w:webHidden/>
          </w:rPr>
          <w:tab/>
        </w:r>
        <w:r w:rsidR="001F7962">
          <w:rPr>
            <w:noProof/>
            <w:webHidden/>
          </w:rPr>
          <w:fldChar w:fldCharType="begin"/>
        </w:r>
        <w:r w:rsidR="001F7962">
          <w:rPr>
            <w:noProof/>
            <w:webHidden/>
          </w:rPr>
          <w:instrText xml:space="preserve"> PAGEREF _Toc428526878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9" w:history="1">
        <w:r w:rsidR="001F7962" w:rsidRPr="000959F4">
          <w:rPr>
            <w:rStyle w:val="Hyperlink"/>
            <w:noProof/>
          </w:rPr>
          <w:t>Tabelle 33 Logger Typen</w:t>
        </w:r>
        <w:r w:rsidR="001F7962">
          <w:rPr>
            <w:noProof/>
            <w:webHidden/>
          </w:rPr>
          <w:tab/>
        </w:r>
        <w:r w:rsidR="001F7962">
          <w:rPr>
            <w:noProof/>
            <w:webHidden/>
          </w:rPr>
          <w:fldChar w:fldCharType="begin"/>
        </w:r>
        <w:r w:rsidR="001F7962">
          <w:rPr>
            <w:noProof/>
            <w:webHidden/>
          </w:rPr>
          <w:instrText xml:space="preserve"> PAGEREF _Toc428526879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0" w:history="1">
        <w:r w:rsidR="001F7962" w:rsidRPr="000959F4">
          <w:rPr>
            <w:rStyle w:val="Hyperlink"/>
            <w:noProof/>
          </w:rPr>
          <w:t>Tabelle 34 Logger Bewertungstabelle</w:t>
        </w:r>
        <w:r w:rsidR="001F7962">
          <w:rPr>
            <w:noProof/>
            <w:webHidden/>
          </w:rPr>
          <w:tab/>
        </w:r>
        <w:r w:rsidR="001F7962">
          <w:rPr>
            <w:noProof/>
            <w:webHidden/>
          </w:rPr>
          <w:fldChar w:fldCharType="begin"/>
        </w:r>
        <w:r w:rsidR="001F7962">
          <w:rPr>
            <w:noProof/>
            <w:webHidden/>
          </w:rPr>
          <w:instrText xml:space="preserve"> PAGEREF _Toc428526880 \h </w:instrText>
        </w:r>
        <w:r w:rsidR="001F7962">
          <w:rPr>
            <w:noProof/>
            <w:webHidden/>
          </w:rPr>
        </w:r>
        <w:r w:rsidR="001F7962">
          <w:rPr>
            <w:noProof/>
            <w:webHidden/>
          </w:rPr>
          <w:fldChar w:fldCharType="separate"/>
        </w:r>
        <w:r w:rsidR="0090159D">
          <w:rPr>
            <w:noProof/>
            <w:webHidden/>
          </w:rPr>
          <w:t>28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1" w:history="1">
        <w:r w:rsidR="001F7962" w:rsidRPr="000959F4">
          <w:rPr>
            <w:rStyle w:val="Hyperlink"/>
            <w:noProof/>
          </w:rPr>
          <w:t>Tabelle 35 Service Kriterien</w:t>
        </w:r>
        <w:r w:rsidR="001F7962">
          <w:rPr>
            <w:noProof/>
            <w:webHidden/>
          </w:rPr>
          <w:tab/>
        </w:r>
        <w:r w:rsidR="001F7962">
          <w:rPr>
            <w:noProof/>
            <w:webHidden/>
          </w:rPr>
          <w:fldChar w:fldCharType="begin"/>
        </w:r>
        <w:r w:rsidR="001F7962">
          <w:rPr>
            <w:noProof/>
            <w:webHidden/>
          </w:rPr>
          <w:instrText xml:space="preserve"> PAGEREF _Toc428526881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2" w:history="1">
        <w:r w:rsidR="001F7962" w:rsidRPr="000959F4">
          <w:rPr>
            <w:rStyle w:val="Hyperlink"/>
            <w:noProof/>
          </w:rPr>
          <w:t>Tabelle 36 Service Typen</w:t>
        </w:r>
        <w:r w:rsidR="001F7962">
          <w:rPr>
            <w:noProof/>
            <w:webHidden/>
          </w:rPr>
          <w:tab/>
        </w:r>
        <w:r w:rsidR="001F7962">
          <w:rPr>
            <w:noProof/>
            <w:webHidden/>
          </w:rPr>
          <w:fldChar w:fldCharType="begin"/>
        </w:r>
        <w:r w:rsidR="001F7962">
          <w:rPr>
            <w:noProof/>
            <w:webHidden/>
          </w:rPr>
          <w:instrText xml:space="preserve"> PAGEREF _Toc428526882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3" w:history="1">
        <w:r w:rsidR="001F7962" w:rsidRPr="000959F4">
          <w:rPr>
            <w:rStyle w:val="Hyperlink"/>
            <w:noProof/>
          </w:rPr>
          <w:t>Tabelle 37 Service Bewertungstabelle</w:t>
        </w:r>
        <w:r w:rsidR="001F7962">
          <w:rPr>
            <w:noProof/>
            <w:webHidden/>
          </w:rPr>
          <w:tab/>
        </w:r>
        <w:r w:rsidR="001F7962">
          <w:rPr>
            <w:noProof/>
            <w:webHidden/>
          </w:rPr>
          <w:fldChar w:fldCharType="begin"/>
        </w:r>
        <w:r w:rsidR="001F7962">
          <w:rPr>
            <w:noProof/>
            <w:webHidden/>
          </w:rPr>
          <w:instrText xml:space="preserve"> PAGEREF _Toc428526883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4" w:history="1">
        <w:r w:rsidR="001F7962" w:rsidRPr="000959F4">
          <w:rPr>
            <w:rStyle w:val="Hyperlink"/>
            <w:noProof/>
          </w:rPr>
          <w:t>Tabelle 38 Translator Kriterien</w:t>
        </w:r>
        <w:r w:rsidR="001F7962">
          <w:rPr>
            <w:noProof/>
            <w:webHidden/>
          </w:rPr>
          <w:tab/>
        </w:r>
        <w:r w:rsidR="001F7962">
          <w:rPr>
            <w:noProof/>
            <w:webHidden/>
          </w:rPr>
          <w:fldChar w:fldCharType="begin"/>
        </w:r>
        <w:r w:rsidR="001F7962">
          <w:rPr>
            <w:noProof/>
            <w:webHidden/>
          </w:rPr>
          <w:instrText xml:space="preserve"> PAGEREF _Toc428526884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5" w:history="1">
        <w:r w:rsidR="001F7962" w:rsidRPr="000959F4">
          <w:rPr>
            <w:rStyle w:val="Hyperlink"/>
            <w:noProof/>
          </w:rPr>
          <w:t>Tabelle 39 Translator Typen</w:t>
        </w:r>
        <w:r w:rsidR="001F7962">
          <w:rPr>
            <w:noProof/>
            <w:webHidden/>
          </w:rPr>
          <w:tab/>
        </w:r>
        <w:r w:rsidR="001F7962">
          <w:rPr>
            <w:noProof/>
            <w:webHidden/>
          </w:rPr>
          <w:fldChar w:fldCharType="begin"/>
        </w:r>
        <w:r w:rsidR="001F7962">
          <w:rPr>
            <w:noProof/>
            <w:webHidden/>
          </w:rPr>
          <w:instrText xml:space="preserve"> PAGEREF _Toc428526885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6" w:history="1">
        <w:r w:rsidR="001F7962" w:rsidRPr="000959F4">
          <w:rPr>
            <w:rStyle w:val="Hyperlink"/>
            <w:noProof/>
          </w:rPr>
          <w:t>Tabelle 40 Translator Bewertungstabelle</w:t>
        </w:r>
        <w:r w:rsidR="001F7962">
          <w:rPr>
            <w:noProof/>
            <w:webHidden/>
          </w:rPr>
          <w:tab/>
        </w:r>
        <w:r w:rsidR="001F7962">
          <w:rPr>
            <w:noProof/>
            <w:webHidden/>
          </w:rPr>
          <w:fldChar w:fldCharType="begin"/>
        </w:r>
        <w:r w:rsidR="001F7962">
          <w:rPr>
            <w:noProof/>
            <w:webHidden/>
          </w:rPr>
          <w:instrText xml:space="preserve"> PAGEREF _Toc428526886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7" w:history="1">
        <w:r w:rsidR="001F7962" w:rsidRPr="000959F4">
          <w:rPr>
            <w:rStyle w:val="Hyperlink"/>
            <w:noProof/>
          </w:rPr>
          <w:t>Tabelle 41 Test Abdeckung</w:t>
        </w:r>
        <w:r w:rsidR="001F7962">
          <w:rPr>
            <w:noProof/>
            <w:webHidden/>
          </w:rPr>
          <w:tab/>
        </w:r>
        <w:r w:rsidR="001F7962">
          <w:rPr>
            <w:noProof/>
            <w:webHidden/>
          </w:rPr>
          <w:fldChar w:fldCharType="begin"/>
        </w:r>
        <w:r w:rsidR="001F7962">
          <w:rPr>
            <w:noProof/>
            <w:webHidden/>
          </w:rPr>
          <w:instrText xml:space="preserve"> PAGEREF _Toc428526887 \h </w:instrText>
        </w:r>
        <w:r w:rsidR="001F7962">
          <w:rPr>
            <w:noProof/>
            <w:webHidden/>
          </w:rPr>
        </w:r>
        <w:r w:rsidR="001F7962">
          <w:rPr>
            <w:noProof/>
            <w:webHidden/>
          </w:rPr>
          <w:fldChar w:fldCharType="separate"/>
        </w:r>
        <w:r w:rsidR="0090159D">
          <w:rPr>
            <w:noProof/>
            <w:webHidden/>
          </w:rPr>
          <w:t>51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8" w:history="1">
        <w:r w:rsidR="001F7962" w:rsidRPr="000959F4">
          <w:rPr>
            <w:rStyle w:val="Hyperlink"/>
            <w:noProof/>
          </w:rPr>
          <w:t>Tabelle 42 UAT FQR-001, FQR-002, FRQ-003</w:t>
        </w:r>
        <w:r w:rsidR="001F7962">
          <w:rPr>
            <w:noProof/>
            <w:webHidden/>
          </w:rPr>
          <w:tab/>
        </w:r>
        <w:r w:rsidR="001F7962">
          <w:rPr>
            <w:noProof/>
            <w:webHidden/>
          </w:rPr>
          <w:fldChar w:fldCharType="begin"/>
        </w:r>
        <w:r w:rsidR="001F7962">
          <w:rPr>
            <w:noProof/>
            <w:webHidden/>
          </w:rPr>
          <w:instrText xml:space="preserve"> PAGEREF _Toc428526888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9" w:history="1">
        <w:r w:rsidR="001F7962" w:rsidRPr="000959F4">
          <w:rPr>
            <w:rStyle w:val="Hyperlink"/>
            <w:noProof/>
          </w:rPr>
          <w:t>Tabelle 43 UAT FQR-006</w:t>
        </w:r>
        <w:r w:rsidR="001F7962">
          <w:rPr>
            <w:noProof/>
            <w:webHidden/>
          </w:rPr>
          <w:tab/>
        </w:r>
        <w:r w:rsidR="001F7962">
          <w:rPr>
            <w:noProof/>
            <w:webHidden/>
          </w:rPr>
          <w:fldChar w:fldCharType="begin"/>
        </w:r>
        <w:r w:rsidR="001F7962">
          <w:rPr>
            <w:noProof/>
            <w:webHidden/>
          </w:rPr>
          <w:instrText xml:space="preserve"> PAGEREF _Toc428526889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0" w:history="1">
        <w:r w:rsidR="001F7962" w:rsidRPr="000959F4">
          <w:rPr>
            <w:rStyle w:val="Hyperlink"/>
            <w:noProof/>
          </w:rPr>
          <w:t>Tabelle 44 UAT FRQ-010</w:t>
        </w:r>
        <w:r w:rsidR="001F7962">
          <w:rPr>
            <w:noProof/>
            <w:webHidden/>
          </w:rPr>
          <w:tab/>
        </w:r>
        <w:r w:rsidR="001F7962">
          <w:rPr>
            <w:noProof/>
            <w:webHidden/>
          </w:rPr>
          <w:fldChar w:fldCharType="begin"/>
        </w:r>
        <w:r w:rsidR="001F7962">
          <w:rPr>
            <w:noProof/>
            <w:webHidden/>
          </w:rPr>
          <w:instrText xml:space="preserve"> PAGEREF _Toc428526890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1" w:history="1">
        <w:r w:rsidR="001F7962" w:rsidRPr="000959F4">
          <w:rPr>
            <w:rStyle w:val="Hyperlink"/>
            <w:noProof/>
          </w:rPr>
          <w:t>Tabelle 45 UAT FRQ-012</w:t>
        </w:r>
        <w:r w:rsidR="001F7962">
          <w:rPr>
            <w:noProof/>
            <w:webHidden/>
          </w:rPr>
          <w:tab/>
        </w:r>
        <w:r w:rsidR="001F7962">
          <w:rPr>
            <w:noProof/>
            <w:webHidden/>
          </w:rPr>
          <w:fldChar w:fldCharType="begin"/>
        </w:r>
        <w:r w:rsidR="001F7962">
          <w:rPr>
            <w:noProof/>
            <w:webHidden/>
          </w:rPr>
          <w:instrText xml:space="preserve"> PAGEREF _Toc428526891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2" w:history="1">
        <w:r w:rsidR="001F7962" w:rsidRPr="000959F4">
          <w:rPr>
            <w:rStyle w:val="Hyperlink"/>
            <w:noProof/>
          </w:rPr>
          <w:t>Tabelle 49 Eventregistrierung</w:t>
        </w:r>
        <w:r w:rsidR="001F7962">
          <w:rPr>
            <w:noProof/>
            <w:webHidden/>
          </w:rPr>
          <w:tab/>
        </w:r>
        <w:r w:rsidR="001F7962">
          <w:rPr>
            <w:noProof/>
            <w:webHidden/>
          </w:rPr>
          <w:fldChar w:fldCharType="begin"/>
        </w:r>
        <w:r w:rsidR="001F7962">
          <w:rPr>
            <w:noProof/>
            <w:webHidden/>
          </w:rPr>
          <w:instrText xml:space="preserve"> PAGEREF _Toc428526892 \h </w:instrText>
        </w:r>
        <w:r w:rsidR="001F7962">
          <w:rPr>
            <w:noProof/>
            <w:webHidden/>
          </w:rPr>
        </w:r>
        <w:r w:rsidR="001F7962">
          <w:rPr>
            <w:noProof/>
            <w:webHidden/>
          </w:rPr>
          <w:fldChar w:fldCharType="separate"/>
        </w:r>
        <w:r w:rsidR="0090159D">
          <w:rPr>
            <w:noProof/>
            <w:webHidden/>
          </w:rPr>
          <w:t>61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3" w:history="1">
        <w:r w:rsidR="001F7962" w:rsidRPr="000959F4">
          <w:rPr>
            <w:rStyle w:val="Hyperlink"/>
            <w:noProof/>
          </w:rPr>
          <w:t>Tabelle 50 WCF Transport</w:t>
        </w:r>
        <w:r w:rsidR="001F7962">
          <w:rPr>
            <w:noProof/>
            <w:webHidden/>
          </w:rPr>
          <w:tab/>
        </w:r>
        <w:r w:rsidR="001F7962">
          <w:rPr>
            <w:noProof/>
            <w:webHidden/>
          </w:rPr>
          <w:fldChar w:fldCharType="begin"/>
        </w:r>
        <w:r w:rsidR="001F7962">
          <w:rPr>
            <w:noProof/>
            <w:webHidden/>
          </w:rPr>
          <w:instrText xml:space="preserve"> PAGEREF _Toc428526893 \h </w:instrText>
        </w:r>
        <w:r w:rsidR="001F7962">
          <w:rPr>
            <w:noProof/>
            <w:webHidden/>
          </w:rPr>
        </w:r>
        <w:r w:rsidR="001F7962">
          <w:rPr>
            <w:noProof/>
            <w:webHidden/>
          </w:rPr>
          <w:fldChar w:fldCharType="separate"/>
        </w:r>
        <w:r w:rsidR="0090159D">
          <w:rPr>
            <w:noProof/>
            <w:webHidden/>
          </w:rPr>
          <w:t>69</w:t>
        </w:r>
        <w:r w:rsidR="001F7962">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136" w:name="_Toc428543278"/>
      <w:r>
        <w:t>Abbildungsverzeichnis</w:t>
      </w:r>
      <w:bookmarkEnd w:id="1136"/>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90159D">
          <w:rPr>
            <w:noProof/>
            <w:webHidden/>
          </w:rPr>
          <w:t>6</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90159D">
          <w:rPr>
            <w:noProof/>
            <w:webHidden/>
          </w:rPr>
          <w:t>8</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90159D">
          <w:rPr>
            <w:noProof/>
            <w:webHidden/>
          </w:rPr>
          <w:t>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90159D">
          <w:rPr>
            <w:noProof/>
            <w:webHidden/>
          </w:rPr>
          <w:t>15</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90159D">
          <w:rPr>
            <w:noProof/>
            <w:webHidden/>
          </w:rPr>
          <w:t>24</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90159D">
          <w:rPr>
            <w:noProof/>
            <w:webHidden/>
          </w:rPr>
          <w:t>26</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90159D">
          <w:rPr>
            <w:noProof/>
            <w:webHidden/>
          </w:rPr>
          <w:t>29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90159D">
          <w:rPr>
            <w:noProof/>
            <w:webHidden/>
          </w:rPr>
          <w:t>30</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90159D">
          <w:rPr>
            <w:noProof/>
            <w:webHidden/>
          </w:rPr>
          <w:t>31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90159D">
          <w:rPr>
            <w:noProof/>
            <w:webHidden/>
          </w:rPr>
          <w:t>47</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90159D">
          <w:rPr>
            <w:noProof/>
            <w:webHidden/>
          </w:rPr>
          <w:t>51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90159D">
          <w:rPr>
            <w:noProof/>
            <w:webHidden/>
          </w:rPr>
          <w:t>59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90159D">
          <w:rPr>
            <w:noProof/>
            <w:webHidden/>
          </w:rPr>
          <w:t>62</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90159D">
          <w:rPr>
            <w:noProof/>
            <w:webHidden/>
          </w:rPr>
          <w:t>64</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90159D">
          <w:rPr>
            <w:noProof/>
            <w:webHidden/>
          </w:rPr>
          <w:t>70</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137" w:name="_Toc428543279"/>
      <w:r w:rsidRPr="00774B0A">
        <w:lastRenderedPageBreak/>
        <w:t>Anhang</w:t>
      </w:r>
      <w:bookmarkEnd w:id="1137"/>
    </w:p>
    <w:p w:rsidR="006E2E3A" w:rsidRPr="00774B0A" w:rsidRDefault="006E2E3A" w:rsidP="006E2E3A"/>
    <w:p w:rsidR="00830317" w:rsidRPr="00774B0A" w:rsidRDefault="00830317" w:rsidP="00545CB1">
      <w:pPr>
        <w:pStyle w:val="berschrift2"/>
        <w:numPr>
          <w:ilvl w:val="1"/>
          <w:numId w:val="17"/>
        </w:numPr>
        <w:ind w:left="426"/>
      </w:pPr>
      <w:bookmarkStart w:id="1138" w:name="_Toc428543280"/>
      <w:r w:rsidRPr="00774B0A">
        <w:t>Methoden zum Abfangen von Bilder</w:t>
      </w:r>
      <w:bookmarkEnd w:id="1138"/>
    </w:p>
    <w:p w:rsidR="00830317" w:rsidRPr="00774B0A" w:rsidRDefault="00830317" w:rsidP="00830317"/>
    <w:p w:rsidR="00830317" w:rsidRPr="00774B0A" w:rsidRDefault="00830317" w:rsidP="00545CB1">
      <w:pPr>
        <w:pStyle w:val="berschrift3"/>
        <w:numPr>
          <w:ilvl w:val="2"/>
          <w:numId w:val="17"/>
        </w:numPr>
        <w:ind w:left="567" w:hanging="567"/>
      </w:pPr>
      <w:bookmarkStart w:id="1139" w:name="_Toc428543281"/>
      <w:r w:rsidRPr="00774B0A">
        <w:t>Module</w:t>
      </w:r>
      <w:bookmarkEnd w:id="1139"/>
    </w:p>
    <w:p w:rsidR="00830317" w:rsidRPr="00774B0A" w:rsidRDefault="00830317" w:rsidP="00830317"/>
    <w:p w:rsidR="00830317" w:rsidRPr="00774B0A" w:rsidRDefault="00830317" w:rsidP="00830317">
      <w:r w:rsidRPr="00774B0A">
        <w:t xml:space="preserve">Es gibt zwei Arten </w:t>
      </w:r>
      <w:del w:id="1140" w:author="Roger" w:date="2015-08-30T14:34:00Z">
        <w:r w:rsidRPr="00774B0A" w:rsidDel="00871655">
          <w:delText xml:space="preserve">von </w:delText>
        </w:r>
      </w:del>
      <w:ins w:id="1141" w:author="Roger" w:date="2015-08-30T14:34:00Z">
        <w:r w:rsidR="00871655">
          <w:t xml:space="preserve">für die </w:t>
        </w:r>
        <w:commentRangeStart w:id="1142"/>
        <w:r w:rsidR="00871655">
          <w:t>Manipulierung</w:t>
        </w:r>
      </w:ins>
      <w:del w:id="1143" w:author="Roger" w:date="2015-08-30T14:35:00Z">
        <w:r w:rsidRPr="00774B0A" w:rsidDel="00871655">
          <w:delText>Manipulieren</w:delText>
        </w:r>
      </w:del>
      <w:r w:rsidRPr="00774B0A">
        <w:t xml:space="preserve"> </w:t>
      </w:r>
      <w:commentRangeEnd w:id="1142"/>
      <w:r w:rsidR="00871655">
        <w:rPr>
          <w:rStyle w:val="Kommentarzeichen"/>
        </w:rPr>
        <w:commentReference w:id="1142"/>
      </w:r>
      <w:r w:rsidRPr="00774B0A">
        <w:t>eines IIS 7</w:t>
      </w:r>
      <w:ins w:id="1144" w:author="Roger" w:date="2015-08-30T14:35:00Z">
        <w:r w:rsidR="00871655">
          <w:t>:</w:t>
        </w:r>
      </w:ins>
      <w:del w:id="1145" w:author="Roger" w:date="2015-08-30T14:35:00Z">
        <w:r w:rsidRPr="00774B0A" w:rsidDel="00871655">
          <w:delText>,</w:delText>
        </w:r>
      </w:del>
      <w:r w:rsidRPr="00774B0A">
        <w:t xml:space="preserve"> Module und Handler. Ein Handler wird vorallem eingesetzt um Requests zu behandeln und den Response zu manipulieren. Ein Module wir erstellt, wenn der Request prozessiert werden muss. </w:t>
      </w:r>
      <w:del w:id="1146" w:author="Roger" w:date="2015-08-30T14:36:00Z">
        <w:r w:rsidRPr="00774B0A" w:rsidDel="00871655">
          <w:delText>Also d</w:delText>
        </w:r>
      </w:del>
      <w:ins w:id="1147" w:author="Roger" w:date="2015-08-30T14:36:00Z">
        <w:r w:rsidR="00871655">
          <w:t>D</w:t>
        </w:r>
      </w:ins>
      <w:r w:rsidRPr="00774B0A">
        <w:t>as heisst,</w:t>
      </w:r>
      <w:ins w:id="1148" w:author="Roger" w:date="2015-08-30T14:36:00Z">
        <w:r w:rsidR="00871655">
          <w:t xml:space="preserve"> vor allem </w:t>
        </w:r>
      </w:ins>
      <w:del w:id="1149" w:author="Roger" w:date="2015-08-30T14:36:00Z">
        <w:r w:rsidRPr="00774B0A" w:rsidDel="00871655">
          <w:delText xml:space="preserve"> vorallem </w:delText>
        </w:r>
      </w:del>
      <w:r w:rsidRPr="00774B0A">
        <w:t>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w:t>
      </w:r>
      <w:ins w:id="1150" w:author="Roger" w:date="2015-08-30T14:37:00Z">
        <w:r w:rsidR="00871655">
          <w:t>-</w:t>
        </w:r>
      </w:ins>
      <w:del w:id="1151" w:author="Roger" w:date="2015-08-30T14:37:00Z">
        <w:r w:rsidR="00830317" w:rsidRPr="00774B0A" w:rsidDel="00871655">
          <w:delText xml:space="preserve"> </w:delText>
        </w:r>
      </w:del>
      <w:r w:rsidR="00830317" w:rsidRPr="00774B0A">
        <w:t>Pipeline integriert. Dies ermöglicht es</w:t>
      </w:r>
      <w:del w:id="1152" w:author="Roger" w:date="2015-08-30T14:37:00Z">
        <w:r w:rsidDel="00871655">
          <w:delText>,</w:delText>
        </w:r>
      </w:del>
      <w:r w:rsidR="00830317" w:rsidRPr="00774B0A">
        <w:t xml:space="preserve"> </w:t>
      </w:r>
      <w:r>
        <w:t>ein Modul</w:t>
      </w:r>
      <w:r w:rsidR="00830317" w:rsidRPr="00774B0A">
        <w:t xml:space="preserve"> zu platzieren</w:t>
      </w:r>
      <w:r>
        <w:t>,</w:t>
      </w:r>
      <w:r w:rsidR="00830317" w:rsidRPr="00774B0A">
        <w:t xml:space="preserve"> indem es an einen Event registriert wird. </w:t>
      </w:r>
      <w:ins w:id="1153" w:author="Roger" w:date="2015-08-30T14:37:00Z">
        <w:r w:rsidR="00871655">
          <w:t>D</w:t>
        </w:r>
        <w:r w:rsidR="00871655" w:rsidRPr="00774B0A">
          <w:t>ie Architektur von einem IIS</w:t>
        </w:r>
        <w:r w:rsidR="00871655">
          <w:t xml:space="preserve"> sieht </w:t>
        </w:r>
      </w:ins>
      <w:del w:id="1154" w:author="Roger" w:date="2015-08-30T14:37:00Z">
        <w:r w:rsidR="00830317" w:rsidRPr="00774B0A" w:rsidDel="00871655">
          <w:delText>Folgendermassen sieht die</w:delText>
        </w:r>
      </w:del>
      <w:ins w:id="1155" w:author="Roger" w:date="2015-08-30T14:37:00Z">
        <w:r w:rsidR="00871655">
          <w:t>wie folgt</w:t>
        </w:r>
      </w:ins>
      <w:del w:id="1156" w:author="Roger" w:date="2015-08-30T14:37:00Z">
        <w:r w:rsidR="00830317" w:rsidRPr="00774B0A" w:rsidDel="00871655">
          <w:delText xml:space="preserve"> Architektur von einem IIS</w:delText>
        </w:r>
      </w:del>
      <w:r w:rsidR="00830317" w:rsidRPr="00774B0A">
        <w:t xml:space="preserve">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157" w:name="_Toc428005851"/>
      <w:r>
        <w:t xml:space="preserve">Abbildung </w:t>
      </w:r>
      <w:r w:rsidR="00C1794A">
        <w:fldChar w:fldCharType="begin"/>
      </w:r>
      <w:r w:rsidR="00C1794A">
        <w:instrText xml:space="preserve"> SEQ Abbildung \* ARABIC </w:instrText>
      </w:r>
      <w:r w:rsidR="00C1794A">
        <w:fldChar w:fldCharType="separate"/>
      </w:r>
      <w:r w:rsidR="0090159D">
        <w:rPr>
          <w:noProof/>
        </w:rPr>
        <w:t>14</w:t>
      </w:r>
      <w:r w:rsidR="00C1794A">
        <w:rPr>
          <w:noProof/>
        </w:rPr>
        <w:fldChar w:fldCharType="end"/>
      </w:r>
      <w:r>
        <w:t xml:space="preserve"> IIS Pipeline</w:t>
      </w:r>
      <w:bookmarkEnd w:id="1157"/>
    </w:p>
    <w:p w:rsidR="00830317" w:rsidRPr="00577500" w:rsidRDefault="00830317" w:rsidP="00830317">
      <w:commentRangeStart w:id="1158"/>
      <w:r w:rsidRPr="00577500">
        <w:t xml:space="preserve">Quelle: </w:t>
      </w:r>
      <w:hyperlink r:id="rId38" w:history="1">
        <w:r w:rsidRPr="00577500">
          <w:rPr>
            <w:rStyle w:val="Hyperlink"/>
          </w:rPr>
          <w:t>http://i2.iis.net/media/7179629/aspnet-integration-with-iis-243-fig2.jpg?cdn_id=2015-04-08-001</w:t>
        </w:r>
      </w:hyperlink>
      <w:commentRangeEnd w:id="1158"/>
      <w:r w:rsidR="00171A93">
        <w:rPr>
          <w:rStyle w:val="Kommentarzeichen"/>
        </w:rPr>
        <w:commentReference w:id="1158"/>
      </w:r>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w:t>
      </w:r>
      <w:ins w:id="1159" w:author="Roger" w:date="2015-08-30T14:38:00Z">
        <w:r w:rsidR="00171A93">
          <w:t>-</w:t>
        </w:r>
      </w:ins>
      <w:del w:id="1160" w:author="Roger" w:date="2015-08-30T14:38:00Z">
        <w:r w:rsidR="00830317" w:rsidRPr="00774B0A" w:rsidDel="00171A93">
          <w:delText xml:space="preserve"> </w:delText>
        </w:r>
      </w:del>
      <w:r w:rsidR="00830317" w:rsidRPr="00774B0A">
        <w:t>Kette aufgerufen wird, ist abhängig von der Registrierung an einem Event. An folgende</w:t>
      </w:r>
      <w:ins w:id="1161" w:author="Roger" w:date="2015-08-30T14:38:00Z">
        <w:r w:rsidR="00171A93">
          <w:t>n</w:t>
        </w:r>
      </w:ins>
      <w:r w:rsidR="00830317" w:rsidRPr="00774B0A">
        <w:t xml:space="preserve"> Event</w:t>
      </w:r>
      <w:ins w:id="1162" w:author="Roger" w:date="2015-08-30T14:38:00Z">
        <w:r w:rsidR="00171A93">
          <w:t>s</w:t>
        </w:r>
      </w:ins>
      <w:r w:rsidR="00830317" w:rsidRPr="00774B0A">
        <w:t xml:space="preserve">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4139B8">
            <w:r w:rsidRPr="00577500">
              <w:t xml:space="preserve">Tritt ein, wenn ASP.NET den aktuellen Zustand (z. B. den Sitzungszustand) erhält, </w:t>
            </w:r>
            <w:del w:id="1163" w:author="Roger" w:date="2015-08-30T14:38:00Z">
              <w:r w:rsidRPr="00577500" w:rsidDel="004139B8">
                <w:delText xml:space="preserve">der </w:delText>
              </w:r>
            </w:del>
            <w:ins w:id="1164" w:author="Roger" w:date="2015-08-30T14:38:00Z">
              <w:r w:rsidR="004139B8">
                <w:t>welcher</w:t>
              </w:r>
              <w:r w:rsidR="004139B8" w:rsidRPr="00577500">
                <w:t xml:space="preserve"> </w:t>
              </w:r>
            </w:ins>
            <w:r w:rsidRPr="00577500">
              <w:t>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4139B8">
            <w:r w:rsidRPr="00577500">
              <w:t>Infrastruktur</w:t>
            </w:r>
            <w:ins w:id="1165" w:author="Roger" w:date="2015-08-30T14:39:00Z">
              <w:r w:rsidR="004139B8">
                <w:t>:</w:t>
              </w:r>
            </w:ins>
            <w:del w:id="1166" w:author="Roger" w:date="2015-08-30T14:39:00Z">
              <w:r w:rsidRPr="00577500" w:rsidDel="004139B8">
                <w:delText xml:space="preserve">. </w:delText>
              </w:r>
            </w:del>
            <w:ins w:id="1167" w:author="Roger" w:date="2015-08-30T14:39:00Z">
              <w:r w:rsidR="004139B8">
                <w:t xml:space="preserve"> </w:t>
              </w:r>
            </w:ins>
            <w:r w:rsidRPr="00577500">
              <w:t>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lastRenderedPageBreak/>
              <w:t>ResolveRequestCache</w:t>
            </w:r>
          </w:p>
        </w:tc>
        <w:tc>
          <w:tcPr>
            <w:tcW w:w="6318" w:type="dxa"/>
          </w:tcPr>
          <w:p w:rsidR="00577500" w:rsidRPr="00577500" w:rsidRDefault="00577500" w:rsidP="00577500">
            <w:r w:rsidRPr="00A711AB">
              <w:t>Tritt ein, wenn ASP.NET ein Autorisierungsereignis abschlie</w:t>
            </w:r>
            <w:ins w:id="1168" w:author="Roger" w:date="2015-08-30T14:39:00Z">
              <w:r w:rsidR="00A711AB">
                <w:t>ss</w:t>
              </w:r>
            </w:ins>
            <w:del w:id="1169" w:author="Roger" w:date="2015-08-30T14:39:00Z">
              <w:r w:rsidRPr="00A711AB" w:rsidDel="00A711AB">
                <w:delText>ß</w:delText>
              </w:r>
            </w:del>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rsidTr="00577500">
        <w:tc>
          <w:tcPr>
            <w:tcW w:w="2749" w:type="dxa"/>
          </w:tcPr>
          <w:p w:rsidR="00577500" w:rsidRPr="00577500" w:rsidRDefault="00577500" w:rsidP="00577500">
            <w:r w:rsidRPr="00577500">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170" w:name="_Toc428526892"/>
      <w:r>
        <w:t xml:space="preserve">Tabelle </w:t>
      </w:r>
      <w:r w:rsidR="00C1794A">
        <w:fldChar w:fldCharType="begin"/>
      </w:r>
      <w:r w:rsidR="00C1794A">
        <w:instrText xml:space="preserve"> SEQ Tabelle \* ARABIC </w:instrText>
      </w:r>
      <w:r w:rsidR="00C1794A">
        <w:fldChar w:fldCharType="separate"/>
      </w:r>
      <w:r w:rsidR="0090159D">
        <w:rPr>
          <w:noProof/>
        </w:rPr>
        <w:t>46</w:t>
      </w:r>
      <w:r w:rsidR="00C1794A">
        <w:rPr>
          <w:noProof/>
        </w:rPr>
        <w:fldChar w:fldCharType="end"/>
      </w:r>
      <w:r>
        <w:t xml:space="preserve"> Eventregistrierung</w:t>
      </w:r>
      <w:bookmarkEnd w:id="1170"/>
    </w:p>
    <w:p w:rsidR="00830317" w:rsidRPr="00577500" w:rsidRDefault="00830317" w:rsidP="00830317">
      <w:r w:rsidRPr="00577500">
        <w:t xml:space="preserve">Quelle: </w:t>
      </w:r>
      <w:hyperlink r:id="rId39"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Del="00A711AB" w:rsidRDefault="00830317" w:rsidP="00830317">
      <w:pPr>
        <w:pStyle w:val="Listenabsatz"/>
        <w:numPr>
          <w:ilvl w:val="0"/>
          <w:numId w:val="9"/>
        </w:numPr>
        <w:rPr>
          <w:del w:id="1171" w:author="Roger" w:date="2015-08-30T14:41:00Z"/>
        </w:rPr>
      </w:pPr>
      <w:proofErr w:type="spellStart"/>
      <w:r w:rsidRPr="00774B0A">
        <w:t>Dispose</w:t>
      </w:r>
      <w:proofErr w:type="spellEnd"/>
      <w:ins w:id="1172" w:author="Roger" w:date="2015-08-30T14:41:00Z">
        <w:r w:rsidR="00A711AB">
          <w:t xml:space="preserve">: </w:t>
        </w:r>
      </w:ins>
    </w:p>
    <w:p w:rsidR="00830317" w:rsidRPr="00774B0A" w:rsidRDefault="00830317" w:rsidP="00A711AB">
      <w:pPr>
        <w:pStyle w:val="Listenabsatz"/>
        <w:numPr>
          <w:ilvl w:val="0"/>
          <w:numId w:val="9"/>
        </w:numPr>
        <w:pPrChange w:id="1173" w:author="Roger" w:date="2015-08-30T14:41:00Z">
          <w:pPr/>
        </w:pPrChange>
      </w:pPr>
      <w:proofErr w:type="spellStart"/>
      <w:r w:rsidRPr="00774B0A">
        <w:t>Dispose</w:t>
      </w:r>
      <w:proofErr w:type="spellEnd"/>
      <w:r w:rsidRPr="00774B0A">
        <w:t xml:space="preserve"> wird ausgeführt sobald das Modul gestoppt wird. Alle verwendeten Ressourcen werden dann freigelassen.</w:t>
      </w:r>
    </w:p>
    <w:p w:rsidR="00830317" w:rsidRPr="00774B0A" w:rsidDel="00A711AB" w:rsidRDefault="00830317" w:rsidP="00830317">
      <w:pPr>
        <w:pStyle w:val="Listenabsatz"/>
        <w:numPr>
          <w:ilvl w:val="0"/>
          <w:numId w:val="9"/>
        </w:numPr>
        <w:rPr>
          <w:del w:id="1174" w:author="Roger" w:date="2015-08-30T14:42:00Z"/>
        </w:rPr>
      </w:pPr>
      <w:proofErr w:type="spellStart"/>
      <w:r w:rsidRPr="00774B0A">
        <w:t>Init</w:t>
      </w:r>
      <w:proofErr w:type="spellEnd"/>
      <w:ins w:id="1175" w:author="Roger" w:date="2015-08-30T14:42:00Z">
        <w:r w:rsidR="00A711AB">
          <w:t xml:space="preserve">: </w:t>
        </w:r>
      </w:ins>
    </w:p>
    <w:p w:rsidR="00830317" w:rsidRPr="00774B0A" w:rsidRDefault="00830317" w:rsidP="00A711AB">
      <w:pPr>
        <w:pStyle w:val="Listenabsatz"/>
        <w:numPr>
          <w:ilvl w:val="0"/>
          <w:numId w:val="9"/>
        </w:numPr>
        <w:pPrChange w:id="1176" w:author="Roger" w:date="2015-08-30T14:42:00Z">
          <w:pPr/>
        </w:pPrChange>
      </w:pPr>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1177" w:name="_Toc428543282"/>
      <w:r w:rsidRPr="00774B0A">
        <w:t>Advances Logging</w:t>
      </w:r>
      <w:bookmarkEnd w:id="1177"/>
    </w:p>
    <w:p w:rsidR="00830317" w:rsidRPr="00774B0A" w:rsidRDefault="00830317" w:rsidP="00830317"/>
    <w:p w:rsidR="00830317" w:rsidRDefault="00830317" w:rsidP="00830317">
      <w:r w:rsidRPr="00774B0A">
        <w:t xml:space="preserve">Advances </w:t>
      </w:r>
      <w:proofErr w:type="spellStart"/>
      <w:r w:rsidRPr="00774B0A">
        <w:t>Logging</w:t>
      </w:r>
      <w:proofErr w:type="spellEnd"/>
      <w:r w:rsidRPr="00774B0A">
        <w:t xml:space="preserve"> ist ein IIS</w:t>
      </w:r>
      <w:ins w:id="1178" w:author="Roger" w:date="2015-08-30T14:42:00Z">
        <w:r w:rsidR="00A711AB">
          <w:t>-</w:t>
        </w:r>
      </w:ins>
      <w:del w:id="1179" w:author="Roger" w:date="2015-08-30T14:42:00Z">
        <w:r w:rsidRPr="00774B0A" w:rsidDel="00A711AB">
          <w:delText xml:space="preserve"> </w:delText>
        </w:r>
      </w:del>
      <w:r w:rsidRPr="00774B0A">
        <w:t>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ins w:id="1180" w:author="Roger" w:date="2015-08-30T14:42:00Z">
        <w:r w:rsidR="00A711AB">
          <w:t>-</w:t>
        </w:r>
      </w:ins>
      <w:del w:id="1181" w:author="Roger" w:date="2015-08-30T14:42:00Z">
        <w:r w:rsidR="00021792" w:rsidDel="00A711AB">
          <w:delText xml:space="preserve"> </w:delText>
        </w:r>
      </w:del>
      <w:r w:rsidR="00021792">
        <w:t>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182" w:name="_Toc428005852"/>
      <w:r>
        <w:t xml:space="preserve">Abbildung </w:t>
      </w:r>
      <w:r w:rsidR="00C1794A">
        <w:fldChar w:fldCharType="begin"/>
      </w:r>
      <w:r w:rsidR="00C1794A">
        <w:instrText xml:space="preserve"> SEQ Abbildung \* ARABIC </w:instrText>
      </w:r>
      <w:r w:rsidR="00C1794A">
        <w:fldChar w:fldCharType="separate"/>
      </w:r>
      <w:r w:rsidR="0090159D">
        <w:rPr>
          <w:noProof/>
        </w:rPr>
        <w:t>15</w:t>
      </w:r>
      <w:r w:rsidR="00C1794A">
        <w:rPr>
          <w:noProof/>
        </w:rPr>
        <w:fldChar w:fldCharType="end"/>
      </w:r>
      <w:r>
        <w:t xml:space="preserve"> Log Definition</w:t>
      </w:r>
      <w:bookmarkEnd w:id="1182"/>
    </w:p>
    <w:p w:rsidR="00021792" w:rsidRPr="00A6176D" w:rsidRDefault="00021792" w:rsidP="00830317">
      <w:r w:rsidRPr="00A6176D">
        <w:t xml:space="preserve">Quelle: </w:t>
      </w:r>
      <w:hyperlink r:id="rId41"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1183" w:name="_Toc428543283"/>
      <w:r>
        <w:lastRenderedPageBreak/>
        <w:t>HTTP</w:t>
      </w:r>
      <w:r w:rsidR="00830317" w:rsidRPr="00774B0A">
        <w:t xml:space="preserve"> Handler</w:t>
      </w:r>
      <w:bookmarkEnd w:id="1183"/>
    </w:p>
    <w:p w:rsidR="00535321" w:rsidRDefault="00535321" w:rsidP="00535321">
      <w:r>
        <w:t>HTTP</w:t>
      </w:r>
      <w:del w:id="1184" w:author="Roger" w:date="2015-08-30T14:43:00Z">
        <w:r w:rsidDel="00A711AB">
          <w:delText xml:space="preserve"> </w:delText>
        </w:r>
      </w:del>
      <w:ins w:id="1185" w:author="Roger" w:date="2015-08-30T14:43:00Z">
        <w:r w:rsidR="00A711AB">
          <w:t>-</w:t>
        </w:r>
      </w:ins>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Der HTTP</w:t>
      </w:r>
      <w:del w:id="1186" w:author="Roger" w:date="2015-08-30T14:43:00Z">
        <w:r w:rsidDel="00A711AB">
          <w:delText xml:space="preserve"> </w:delText>
        </w:r>
      </w:del>
      <w:ins w:id="1187" w:author="Roger" w:date="2015-08-30T14:43:00Z">
        <w:r w:rsidR="00A711AB">
          <w:t>-</w:t>
        </w:r>
      </w:ins>
      <w:r>
        <w:t>Handler muss das Interface iHTTPHandler implementieren. Dazu gehörten zwei Funktionen</w:t>
      </w:r>
      <w:ins w:id="1188" w:author="Roger" w:date="2015-08-30T14:43:00Z">
        <w:r w:rsidR="00A711AB">
          <w:t>:</w:t>
        </w:r>
      </w:ins>
      <w:del w:id="1189" w:author="Roger" w:date="2015-08-30T14:43:00Z">
        <w:r w:rsidDel="00A711AB">
          <w:delText xml:space="preserve">, </w:delText>
        </w:r>
      </w:del>
      <w:ins w:id="1190" w:author="Roger" w:date="2015-08-30T14:43:00Z">
        <w:r w:rsidR="00A711AB">
          <w:t xml:space="preserve"> </w:t>
        </w:r>
      </w:ins>
      <w:proofErr w:type="spellStart"/>
      <w:r>
        <w:t>ProcessReuqest</w:t>
      </w:r>
      <w:proofErr w:type="spellEnd"/>
      <w:r>
        <w:t xml:space="preserve"> und </w:t>
      </w:r>
      <w:proofErr w:type="spellStart"/>
      <w:r>
        <w:t>IsReuseable</w:t>
      </w:r>
      <w:proofErr w:type="spellEnd"/>
      <w:r>
        <w:t xml:space="preserv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1191" w:name="_Toc428543284"/>
      <w:r w:rsidRPr="00774B0A">
        <w:t>Übertragungsmethoden</w:t>
      </w:r>
      <w:bookmarkEnd w:id="1191"/>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1192" w:name="_Toc428543285"/>
      <w:r w:rsidRPr="00774B0A">
        <w:t>WCF (Windows Communication Foundation)</w:t>
      </w:r>
      <w:bookmarkEnd w:id="1192"/>
    </w:p>
    <w:p w:rsidR="00830317" w:rsidRPr="00774B0A" w:rsidRDefault="00830317" w:rsidP="00830317"/>
    <w:p w:rsidR="00830317" w:rsidRPr="00774B0A" w:rsidRDefault="00830317" w:rsidP="00830317">
      <w:r w:rsidRPr="00774B0A">
        <w:t>WCF ist eine dienstorientiert</w:t>
      </w:r>
      <w:ins w:id="1193" w:author="Roger" w:date="2015-08-30T14:43:00Z">
        <w:r w:rsidR="00A711AB">
          <w:t>e</w:t>
        </w:r>
      </w:ins>
      <w:r w:rsidRPr="00774B0A">
        <w:t xml:space="preserve"> Kommunikationsplattform für Windows Systeme. Durch diese Plattform werden die Kommunikationstechnologien DCOM, MSMQ und Web-Service einheitlich zusammengefasst. Es ermöglicht </w:t>
      </w:r>
      <w:del w:id="1194" w:author="Roger" w:date="2015-08-30T14:44:00Z">
        <w:r w:rsidRPr="00774B0A" w:rsidDel="00A711AB">
          <w:delText xml:space="preserve">es einfach </w:delText>
        </w:r>
      </w:del>
      <w:r w:rsidRPr="00774B0A">
        <w:t>Daten über das Netzwerk auszutauschen, zu manipulieren oder zu prozessieren.</w:t>
      </w:r>
    </w:p>
    <w:p w:rsidR="00830317" w:rsidRPr="00774B0A" w:rsidRDefault="00830317" w:rsidP="00830317">
      <w:r w:rsidRPr="009521B2">
        <w:rPr>
          <w:lang w:val="en-US"/>
        </w:rPr>
        <w:t xml:space="preserve">DCOM (Distributed Component Object Model) ist ein objektorientiertes RPC-System (Remote Procedure Call). </w:t>
      </w:r>
      <w:r w:rsidRPr="00774B0A">
        <w:t xml:space="preserve">Die ermöglicht es eine Funktion von einem Server remote </w:t>
      </w:r>
      <w:ins w:id="1195" w:author="Roger" w:date="2015-08-30T14:44:00Z">
        <w:r w:rsidR="00A711AB" w:rsidRPr="00774B0A">
          <w:t>über das Netzwerk</w:t>
        </w:r>
        <w:r w:rsidR="00A711AB" w:rsidRPr="00774B0A">
          <w:t xml:space="preserve"> </w:t>
        </w:r>
      </w:ins>
      <w:r w:rsidRPr="00774B0A">
        <w:t>von einem Client aus aufzurufen</w:t>
      </w:r>
      <w:del w:id="1196" w:author="Roger" w:date="2015-08-30T14:44:00Z">
        <w:r w:rsidRPr="00774B0A" w:rsidDel="00A711AB">
          <w:delText xml:space="preserve"> über das Netzwerk</w:delText>
        </w:r>
      </w:del>
      <w:r w:rsidRPr="00774B0A">
        <w:t>.</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del w:id="1197" w:author="Roger" w:date="2015-08-30T14:45:00Z">
        <w:r w:rsidRPr="00774B0A" w:rsidDel="00A711AB">
          <w:delText xml:space="preserve">http </w:delText>
        </w:r>
      </w:del>
      <w:ins w:id="1198" w:author="Roger" w:date="2015-08-30T14:45:00Z">
        <w:r w:rsidR="00A711AB">
          <w:t>HTTP</w:t>
        </w:r>
        <w:r w:rsidR="00A711AB" w:rsidRPr="00774B0A">
          <w:t xml:space="preserve"> </w:t>
        </w:r>
      </w:ins>
      <w:r w:rsidRPr="00774B0A">
        <w:t>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1199" w:name="_Toc428005853"/>
      <w:r>
        <w:t xml:space="preserve">Abbildung </w:t>
      </w:r>
      <w:r w:rsidR="00C1794A">
        <w:fldChar w:fldCharType="begin"/>
      </w:r>
      <w:r w:rsidR="00C1794A">
        <w:instrText xml:space="preserve"> SEQ Abbildung \* ARABIC </w:instrText>
      </w:r>
      <w:r w:rsidR="00C1794A">
        <w:fldChar w:fldCharType="separate"/>
      </w:r>
      <w:r w:rsidR="0090159D">
        <w:rPr>
          <w:noProof/>
        </w:rPr>
        <w:t>16</w:t>
      </w:r>
      <w:r w:rsidR="00C1794A">
        <w:rPr>
          <w:noProof/>
        </w:rPr>
        <w:fldChar w:fldCharType="end"/>
      </w:r>
      <w:r>
        <w:t xml:space="preserve"> Webservice Architektur</w:t>
      </w:r>
      <w:bookmarkEnd w:id="1199"/>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 xml:space="preserve">Richtlinien und Bindungen legen die Bedingungen für eine Kommunikation fest. Bindungen </w:t>
      </w:r>
      <w:del w:id="1200" w:author="Roger" w:date="2015-08-30T14:47:00Z">
        <w:r w:rsidRPr="00774B0A" w:rsidDel="00A711AB">
          <w:delText xml:space="preserve">liegt </w:delText>
        </w:r>
      </w:del>
      <w:ins w:id="1201" w:author="Roger" w:date="2015-08-30T14:47:00Z">
        <w:r w:rsidR="00A711AB">
          <w:t>legen</w:t>
        </w:r>
        <w:r w:rsidR="00A711AB" w:rsidRPr="00774B0A">
          <w:t xml:space="preserve"> </w:t>
        </w:r>
      </w:ins>
      <w:r w:rsidRPr="00774B0A">
        <w:t xml:space="preserve">beispielsweise fest, dass mindestens ein verwendeter Transport (z.B. </w:t>
      </w:r>
      <w:del w:id="1202" w:author="Roger" w:date="2015-08-30T14:47:00Z">
        <w:r w:rsidRPr="00774B0A" w:rsidDel="00A711AB">
          <w:delText>http</w:delText>
        </w:r>
      </w:del>
      <w:ins w:id="1203" w:author="Roger" w:date="2015-08-30T14:47:00Z">
        <w:r w:rsidR="00A711AB">
          <w:t>HTTP</w:t>
        </w:r>
      </w:ins>
      <w:r w:rsidRPr="00774B0A">
        <w:t>)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Service Runtime</w:t>
      </w:r>
    </w:p>
    <w:p w:rsidR="00830317" w:rsidRPr="00774B0A" w:rsidRDefault="00830317" w:rsidP="00830317">
      <w:r w:rsidRPr="00774B0A">
        <w:t xml:space="preserve">Service </w:t>
      </w:r>
      <w:proofErr w:type="spellStart"/>
      <w:r w:rsidRPr="00774B0A">
        <w:t>Runtime</w:t>
      </w:r>
      <w:proofErr w:type="spellEnd"/>
      <w:r w:rsidRPr="00774B0A">
        <w:t xml:space="preserve"> umfasst alle Verhaltensweise</w:t>
      </w:r>
      <w:ins w:id="1204" w:author="Roger" w:date="2015-08-30T14:47:00Z">
        <w:r w:rsidR="00A711AB">
          <w:t>n</w:t>
        </w:r>
      </w:ins>
      <w:r w:rsidRPr="00774B0A">
        <w:t>,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ins w:id="1205" w:author="Roger" w:date="2015-08-30T14:48:00Z">
        <w:r w:rsidR="00A711AB">
          <w:t>.</w:t>
        </w:r>
      </w:ins>
    </w:p>
    <w:p w:rsidR="00830317" w:rsidRPr="00774B0A" w:rsidRDefault="00830317" w:rsidP="00830317">
      <w:pPr>
        <w:ind w:left="2124" w:hanging="2124"/>
      </w:pPr>
      <w:r w:rsidRPr="00774B0A">
        <w:t>Fehlerverhalten:</w:t>
      </w:r>
      <w:r w:rsidRPr="00774B0A">
        <w:tab/>
        <w:t>Definiert das Fehlerverhalten bei einem internen Dienstfehler</w:t>
      </w:r>
      <w:ins w:id="1206" w:author="Roger" w:date="2015-08-30T14:47:00Z">
        <w:r w:rsidR="00A711AB">
          <w:t xml:space="preserve">, </w:t>
        </w:r>
      </w:ins>
      <w:del w:id="1207" w:author="Roger" w:date="2015-08-30T14:47:00Z">
        <w:r w:rsidRPr="00774B0A" w:rsidDel="00A711AB">
          <w:delText>.</w:delText>
        </w:r>
      </w:del>
      <w:del w:id="1208" w:author="Roger" w:date="2015-08-30T14:48:00Z">
        <w:r w:rsidRPr="00774B0A" w:rsidDel="00A711AB">
          <w:delText xml:space="preserve"> Z</w:delText>
        </w:r>
      </w:del>
      <w:ins w:id="1209" w:author="Roger" w:date="2015-08-30T14:48:00Z">
        <w:r w:rsidR="00A711AB">
          <w:t>z</w:t>
        </w:r>
      </w:ins>
      <w:r w:rsidRPr="00774B0A">
        <w:t>.B.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ins w:id="1210" w:author="Roger" w:date="2015-08-30T14:48:00Z">
        <w:r w:rsidR="00A711AB">
          <w:t>.</w:t>
        </w:r>
      </w:ins>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del w:id="1211" w:author="Roger" w:date="2015-08-30T14:48:00Z">
        <w:r w:rsidRPr="00774B0A" w:rsidDel="00A711AB">
          <w:delText xml:space="preserve"> </w:delText>
        </w:r>
      </w:del>
      <w:r w:rsidRPr="00774B0A">
        <w:t>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w:t>
      </w:r>
      <w:del w:id="1212" w:author="Roger" w:date="2015-08-30T14:49:00Z">
        <w:r w:rsidRPr="00774B0A" w:rsidDel="00A711AB">
          <w:delText>S</w:delText>
        </w:r>
      </w:del>
      <w:ins w:id="1213" w:author="Roger" w:date="2015-08-30T14:49:00Z">
        <w:r w:rsidR="00A711AB">
          <w:t>s</w:t>
        </w:r>
      </w:ins>
      <w:r w:rsidRPr="00774B0A">
        <w:t>tellt</w:t>
      </w:r>
      <w:ins w:id="1214" w:author="Roger" w:date="2015-08-30T14:49:00Z">
        <w:r w:rsidR="00A711AB">
          <w:t xml:space="preserve"> die</w:t>
        </w:r>
      </w:ins>
      <w:r w:rsidRPr="00774B0A">
        <w:t xml:space="preserve">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1215" w:name="_Toc428543286"/>
      <w:r w:rsidRPr="00774B0A">
        <w:lastRenderedPageBreak/>
        <w:t>HTTP</w:t>
      </w:r>
      <w:ins w:id="1216" w:author="Roger" w:date="2015-08-30T14:50:00Z">
        <w:r w:rsidR="00EB05F2">
          <w:t>-</w:t>
        </w:r>
      </w:ins>
      <w:r w:rsidRPr="00774B0A">
        <w:t>Transport</w:t>
      </w:r>
      <w:bookmarkEnd w:id="1215"/>
    </w:p>
    <w:p w:rsidR="003E04A9" w:rsidRDefault="007E2F74" w:rsidP="003E04A9">
      <w:r>
        <w:t>HTTP</w:t>
      </w:r>
      <w:ins w:id="1217" w:author="Roger" w:date="2015-08-30T14:51:00Z">
        <w:r w:rsidR="00EB05F2">
          <w:t>-</w:t>
        </w:r>
      </w:ins>
      <w:r>
        <w:t>Transport wird auf der MSDN Homepage von Microsoft sehr gut erläutert:</w:t>
      </w:r>
    </w:p>
    <w:p w:rsidR="007E2F74" w:rsidRPr="007E2F74" w:rsidRDefault="00B46B20" w:rsidP="007E2F74">
      <w:pPr>
        <w:rPr>
          <w:i/>
        </w:rPr>
      </w:pPr>
      <w:r>
        <w:rPr>
          <w:i/>
        </w:rPr>
        <w:t>„</w:t>
      </w:r>
      <w:r w:rsidR="007E2F74"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B46B20">
        <w:rPr>
          <w:i/>
        </w:rPr>
        <w:t xml:space="preserve">“ </w:t>
      </w:r>
      <w:r w:rsidR="0045451B">
        <w:rPr>
          <w:rStyle w:val="Funotenzeichen"/>
          <w:i/>
        </w:rPr>
        <w:footnoteReference w:id="4"/>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1218" w:name="_Toc428543287"/>
      <w:r w:rsidRPr="00774B0A">
        <w:t>TCP</w:t>
      </w:r>
      <w:ins w:id="1219" w:author="Roger" w:date="2015-08-30T14:50:00Z">
        <w:r w:rsidR="00EB05F2">
          <w:t>-</w:t>
        </w:r>
      </w:ins>
      <w:r w:rsidRPr="00774B0A">
        <w:t>Transport</w:t>
      </w:r>
      <w:bookmarkEnd w:id="1218"/>
    </w:p>
    <w:p w:rsidR="007E2F74" w:rsidRDefault="007E2F74" w:rsidP="007E2F74">
      <w:r>
        <w:t>TCP</w:t>
      </w:r>
      <w:ins w:id="1220" w:author="Roger" w:date="2015-08-30T14:51:00Z">
        <w:r w:rsidR="00EB05F2">
          <w:t>-</w:t>
        </w:r>
      </w:ins>
      <w:r>
        <w:t>Transport wird auf der MSDN Homepage von Microsoft sehr gut erläutert:</w:t>
      </w:r>
    </w:p>
    <w:p w:rsidR="007E2F74" w:rsidRPr="007E2F74" w:rsidRDefault="00B46B20" w:rsidP="007E2F74">
      <w:pPr>
        <w:rPr>
          <w:i/>
        </w:rPr>
      </w:pPr>
      <w:r>
        <w:rPr>
          <w:i/>
        </w:rPr>
        <w:t>„</w:t>
      </w:r>
      <w:r w:rsidR="007E2F74"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B46B20">
        <w:rPr>
          <w:i/>
        </w:rPr>
        <w:t xml:space="preserve">“ </w:t>
      </w:r>
      <w:r w:rsidR="0045451B">
        <w:rPr>
          <w:rStyle w:val="Funotenzeichen"/>
          <w:i/>
        </w:rPr>
        <w:footnoteReference w:id="5"/>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1221" w:name="_Toc428543288"/>
      <w:proofErr w:type="spellStart"/>
      <w:r w:rsidRPr="00774B0A">
        <w:lastRenderedPageBreak/>
        <w:t>Name</w:t>
      </w:r>
      <w:ins w:id="1222" w:author="Roger" w:date="2015-08-30T14:50:00Z">
        <w:r w:rsidR="00EB05F2">
          <w:t>d</w:t>
        </w:r>
        <w:proofErr w:type="spellEnd"/>
        <w:r w:rsidR="00EB05F2">
          <w:t xml:space="preserve"> </w:t>
        </w:r>
      </w:ins>
      <w:r w:rsidRPr="00774B0A">
        <w:t>Pipe</w:t>
      </w:r>
      <w:ins w:id="1223" w:author="Roger" w:date="2015-08-30T14:50:00Z">
        <w:r w:rsidR="00EB05F2">
          <w:t xml:space="preserve"> </w:t>
        </w:r>
      </w:ins>
      <w:r w:rsidRPr="00774B0A">
        <w:t>Transport</w:t>
      </w:r>
      <w:bookmarkEnd w:id="1221"/>
    </w:p>
    <w:p w:rsidR="007E2F74" w:rsidRDefault="007E2F74" w:rsidP="007E2F74">
      <w:proofErr w:type="spellStart"/>
      <w:r>
        <w:t>Name</w:t>
      </w:r>
      <w:ins w:id="1224" w:author="Roger" w:date="2015-08-30T14:50:00Z">
        <w:r w:rsidR="00EB05F2">
          <w:t>d</w:t>
        </w:r>
        <w:proofErr w:type="spellEnd"/>
        <w:r w:rsidR="00EB05F2">
          <w:t xml:space="preserve"> </w:t>
        </w:r>
      </w:ins>
      <w:r>
        <w:t>Pipe</w:t>
      </w:r>
      <w:ins w:id="1225" w:author="Roger" w:date="2015-08-30T14:50:00Z">
        <w:r w:rsidR="00EB05F2">
          <w:t xml:space="preserve"> </w:t>
        </w:r>
      </w:ins>
      <w:r>
        <w:t>Transport wird auf der MSDN Homepage von Microsoft sehr gut erläutert:</w:t>
      </w:r>
    </w:p>
    <w:p w:rsidR="007E2F74" w:rsidRPr="007E2F74" w:rsidRDefault="00BB4C54" w:rsidP="007E2F74">
      <w:pPr>
        <w:rPr>
          <w:i/>
        </w:rPr>
      </w:pPr>
      <w:r>
        <w:rPr>
          <w:i/>
        </w:rPr>
        <w:t>„</w:t>
      </w:r>
      <w:r w:rsidR="007E2F74"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BB4C54">
        <w:rPr>
          <w:i/>
        </w:rPr>
        <w:t xml:space="preserve">“ </w:t>
      </w:r>
      <w:r w:rsidR="0045451B">
        <w:rPr>
          <w:rStyle w:val="Funotenzeichen"/>
          <w:i/>
        </w:rPr>
        <w:footnoteReference w:id="6"/>
      </w:r>
    </w:p>
    <w:p w:rsidR="00A6176D" w:rsidRDefault="00A6176D">
      <w:r>
        <w:br w:type="page"/>
      </w:r>
    </w:p>
    <w:p w:rsidR="003E04A9" w:rsidRDefault="00FF1AF7" w:rsidP="00545CB1">
      <w:pPr>
        <w:pStyle w:val="berschrift3"/>
        <w:numPr>
          <w:ilvl w:val="2"/>
          <w:numId w:val="17"/>
        </w:numPr>
        <w:ind w:left="567" w:hanging="567"/>
      </w:pPr>
      <w:bookmarkStart w:id="1226" w:name="_Toc428543289"/>
      <w:r>
        <w:lastRenderedPageBreak/>
        <w:t>WCF</w:t>
      </w:r>
      <w:ins w:id="1227" w:author="Roger" w:date="2015-08-30T14:51:00Z">
        <w:r w:rsidR="00EB05F2">
          <w:t>-</w:t>
        </w:r>
      </w:ins>
      <w:del w:id="1228" w:author="Roger" w:date="2015-08-30T14:51:00Z">
        <w:r w:rsidDel="00EB05F2">
          <w:delText xml:space="preserve"> </w:delText>
        </w:r>
      </w:del>
      <w:r>
        <w:t>Funktionsübersicht</w:t>
      </w:r>
      <w:bookmarkEnd w:id="1226"/>
    </w:p>
    <w:p w:rsidR="008C0885" w:rsidRDefault="008C0885" w:rsidP="008C0885"/>
    <w:p w:rsidR="008C0885" w:rsidRPr="008C0885" w:rsidRDefault="008C0885" w:rsidP="008C0885">
      <w:r>
        <w:t>In der nachfolgenden Tabelle wird aufgezeigt, welcher WCF</w:t>
      </w:r>
      <w:ins w:id="1229" w:author="Roger" w:date="2015-08-30T14:51:00Z">
        <w:r w:rsidR="00EB05F2">
          <w:t>-</w:t>
        </w:r>
      </w:ins>
      <w:del w:id="1230" w:author="Roger" w:date="2015-08-30T14:51:00Z">
        <w:r w:rsidDel="00EB05F2">
          <w:delText xml:space="preserve"> </w:delText>
        </w:r>
      </w:del>
      <w:r>
        <w:t xml:space="preserve">Transport bei </w:t>
      </w:r>
      <w:del w:id="1231" w:author="Roger" w:date="2015-08-30T14:51:00Z">
        <w:r w:rsidDel="00EB05F2">
          <w:delText>welchen</w:delText>
        </w:r>
      </w:del>
      <w:ins w:id="1232" w:author="Roger" w:date="2015-08-30T14:51:00Z">
        <w:r w:rsidR="00EB05F2">
          <w:t>welcher</w:t>
        </w:r>
      </w:ins>
      <w:r>
        <w:t xml:space="preserve"> Situation eingesetzt werden </w:t>
      </w:r>
      <w:del w:id="1233" w:author="Roger" w:date="2015-08-30T14:51:00Z">
        <w:r w:rsidDel="00EB05F2">
          <w:delText>können</w:delText>
        </w:r>
      </w:del>
      <w:ins w:id="1234" w:author="Roger" w:date="2015-08-30T14:51:00Z">
        <w:r w:rsidR="00EB05F2">
          <w:t>kann</w:t>
        </w:r>
      </w:ins>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8"/>
        <w:gridCol w:w="1400"/>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EB05F2">
            <w:r w:rsidRPr="003E04A9">
              <w:t>Die Diagnose ermöglicht es</w:t>
            </w:r>
            <w:del w:id="1235" w:author="Roger" w:date="2015-08-30T14:52:00Z">
              <w:r w:rsidRPr="003E04A9" w:rsidDel="00EB05F2">
                <w:delText xml:space="preserve"> Ihnen</w:delText>
              </w:r>
            </w:del>
            <w:r w:rsidRPr="003E04A9">
              <w:t xml:space="preserve">, Probleme mit der Transportkonnektivität automatisch zu erkennen. Alle Transporte unterstützen die Fähigkeit, Fehlerinformationen zurückzusenden, </w:t>
            </w:r>
            <w:del w:id="1236" w:author="Roger" w:date="2015-08-30T14:52:00Z">
              <w:r w:rsidRPr="003E04A9" w:rsidDel="00EB05F2">
                <w:delText xml:space="preserve">die </w:delText>
              </w:r>
            </w:del>
            <w:ins w:id="1237" w:author="Roger" w:date="2015-08-30T14:52:00Z">
              <w:r w:rsidR="00EB05F2">
                <w:t>welche</w:t>
              </w:r>
              <w:r w:rsidR="00EB05F2" w:rsidRPr="003E04A9">
                <w:t xml:space="preserve"> </w:t>
              </w:r>
            </w:ins>
            <w:r w:rsidRPr="003E04A9">
              <w:t xml:space="preserve">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EB05F2">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del w:id="1238" w:author="Roger" w:date="2015-08-30T14:52:00Z">
              <w:r w:rsidRPr="003E04A9" w:rsidDel="00EB05F2">
                <w:delText>Weitere Informationen finden Sie unter</w:delText>
              </w:r>
              <w:r w:rsidR="00A6176D" w:rsidDel="00EB05F2">
                <w:delText xml:space="preserve"> </w:delText>
              </w:r>
              <w:r w:rsidRPr="00A6176D" w:rsidDel="00EB05F2">
                <w:delText>Hosten in Internetinformationsdiensten</w:delText>
              </w:r>
              <w:r w:rsidRPr="003E04A9" w:rsidDel="00EB05F2">
                <w:delText xml:space="preserve"> und </w:delText>
              </w:r>
              <w:r w:rsidRPr="00A6176D" w:rsidDel="00EB05F2">
                <w:delText>Hosten in WAS (Windows Process Activation Service)</w:delText>
              </w:r>
              <w:r w:rsidRPr="003E04A9" w:rsidDel="00EB05F2">
                <w:delText xml:space="preserve">. </w:delText>
              </w:r>
            </w:del>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w:t>
            </w:r>
            <w:commentRangeStart w:id="1239"/>
            <w:r w:rsidRPr="003E04A9">
              <w:t xml:space="preserve">Erwägen Sie in dieser Situation, einen Transport zu verwenden, der als systemeigenes Nachrichtenaustauschmuster Duplex verwendet, zum Beispiel TCP. </w:t>
            </w:r>
            <w:commentRangeEnd w:id="1239"/>
            <w:r w:rsidR="00EB05F2">
              <w:rPr>
                <w:rStyle w:val="Kommentarzeichen"/>
              </w:rPr>
              <w:commentReference w:id="1239"/>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EB05F2">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w:t>
            </w:r>
            <w:r w:rsidRPr="003E04A9">
              <w:lastRenderedPageBreak/>
              <w:t xml:space="preserve">NAT- und Firewallkonfigurationen durchdringen. </w:t>
            </w:r>
            <w:del w:id="1240" w:author="Roger" w:date="2015-08-30T14:53:00Z">
              <w:r w:rsidRPr="003E04A9" w:rsidDel="00EB05F2">
                <w:delText>Weitere Informationen finden Sie unter</w:delText>
              </w:r>
              <w:r w:rsidR="00A6176D" w:rsidDel="00EB05F2">
                <w:delText xml:space="preserve"> </w:delText>
              </w:r>
              <w:r w:rsidRPr="00A6176D" w:rsidDel="00EB05F2">
                <w:delText>Arbeiten mit NATs und Firewalls</w:delText>
              </w:r>
              <w:r w:rsidRPr="003E04A9" w:rsidDel="00EB05F2">
                <w:delText xml:space="preserve">. </w:delText>
              </w:r>
            </w:del>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1241" w:name="_Toc428526893"/>
      <w:r>
        <w:t xml:space="preserve">Tabelle </w:t>
      </w:r>
      <w:r w:rsidR="00C1794A">
        <w:fldChar w:fldCharType="begin"/>
      </w:r>
      <w:r w:rsidR="00C1794A">
        <w:instrText xml:space="preserve"> SEQ Tabelle \* ARABIC </w:instrText>
      </w:r>
      <w:r w:rsidR="00C1794A">
        <w:fldChar w:fldCharType="separate"/>
      </w:r>
      <w:r w:rsidR="0090159D">
        <w:rPr>
          <w:noProof/>
        </w:rPr>
        <w:t>47</w:t>
      </w:r>
      <w:r w:rsidR="00C1794A">
        <w:rPr>
          <w:noProof/>
        </w:rPr>
        <w:fldChar w:fldCharType="end"/>
      </w:r>
      <w:r>
        <w:t xml:space="preserve"> WCF Transport</w:t>
      </w:r>
      <w:bookmarkEnd w:id="1241"/>
    </w:p>
    <w:p w:rsidR="00A6176D" w:rsidRDefault="00A6176D" w:rsidP="00A6176D">
      <w:pPr>
        <w:rPr>
          <w:lang w:val="fr-CH"/>
        </w:rPr>
      </w:pPr>
      <w:r w:rsidRPr="00A6176D">
        <w:rPr>
          <w:lang w:val="fr-CH"/>
        </w:rPr>
        <w:t xml:space="preserve">Quelle: </w:t>
      </w:r>
      <w:r w:rsidR="00C1794A">
        <w:fldChar w:fldCharType="begin"/>
      </w:r>
      <w:r w:rsidR="00C1794A" w:rsidRPr="00F70084">
        <w:rPr>
          <w:lang w:val="fr-CH"/>
          <w:rPrChange w:id="1242" w:author="Roger" w:date="2015-08-30T10:32:00Z">
            <w:rPr/>
          </w:rPrChange>
        </w:rPr>
        <w:instrText xml:space="preserve"> HYPERLINK "https://msdn.microsoft.com/de-de/library/ms733769%28v=vs.110%29.aspx" </w:instrText>
      </w:r>
      <w:r w:rsidR="00C1794A">
        <w:fldChar w:fldCharType="separate"/>
      </w:r>
      <w:r w:rsidRPr="00D66FF5">
        <w:rPr>
          <w:rStyle w:val="Hyperlink"/>
          <w:lang w:val="fr-CH"/>
        </w:rPr>
        <w:t>https://msdn.microsoft.com/de-de/library/ms733769%28v=vs.110%29.aspx</w:t>
      </w:r>
      <w:r w:rsidR="00C1794A">
        <w:rPr>
          <w:rStyle w:val="Hyperlink"/>
          <w:lang w:val="fr-CH"/>
        </w:rPr>
        <w:fldChar w:fldCharType="end"/>
      </w:r>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1243" w:name="_Toc428543290"/>
      <w:r w:rsidRPr="00774B0A">
        <w:lastRenderedPageBreak/>
        <w:t>Textanalyse</w:t>
      </w:r>
      <w:ins w:id="1244" w:author="Roger" w:date="2015-08-30T14:54:00Z">
        <w:r w:rsidR="00EB05F2">
          <w:t>-</w:t>
        </w:r>
      </w:ins>
      <w:del w:id="1245" w:author="Roger" w:date="2015-08-30T14:54:00Z">
        <w:r w:rsidRPr="00774B0A" w:rsidDel="00EB05F2">
          <w:delText xml:space="preserve"> </w:delText>
        </w:r>
      </w:del>
      <w:r w:rsidRPr="00774B0A">
        <w:t>Software</w:t>
      </w:r>
      <w:bookmarkEnd w:id="1243"/>
    </w:p>
    <w:p w:rsidR="00830317" w:rsidRPr="00774B0A" w:rsidRDefault="00830317" w:rsidP="00830317"/>
    <w:p w:rsidR="000E2AD3" w:rsidRDefault="000E2AD3" w:rsidP="00545CB1">
      <w:pPr>
        <w:pStyle w:val="berschrift3"/>
        <w:numPr>
          <w:ilvl w:val="2"/>
          <w:numId w:val="17"/>
        </w:numPr>
        <w:ind w:left="567" w:hanging="567"/>
      </w:pPr>
      <w:bookmarkStart w:id="1246" w:name="_Toc428543291"/>
      <w:r w:rsidRPr="00774B0A">
        <w:t>GOCR</w:t>
      </w:r>
      <w:bookmarkEnd w:id="1246"/>
    </w:p>
    <w:p w:rsidR="00014C6E" w:rsidRPr="00014C6E" w:rsidRDefault="00014C6E" w:rsidP="00014C6E"/>
    <w:p w:rsidR="00014C6E" w:rsidRPr="00014C6E" w:rsidRDefault="00014C6E" w:rsidP="00014C6E">
      <w:r>
        <w:t xml:space="preserve">GOCR wurde von Jörg Schulenburg erstmals 2000 publiziert. Es wurde basierend auf der GNU Public Lizenz entwickelt und ist somit </w:t>
      </w:r>
      <w:ins w:id="1247" w:author="Roger" w:date="2015-08-30T14:55:00Z">
        <w:r w:rsidR="00EB05F2">
          <w:t xml:space="preserve">eine </w:t>
        </w:r>
      </w:ins>
      <w:r>
        <w:t>Open Source Software. Die Unterstützung lässt jedoch zu wünschen übrig</w:t>
      </w:r>
      <w:ins w:id="1248" w:author="Roger" w:date="2015-08-30T14:55:00Z">
        <w:r w:rsidR="00EB05F2">
          <w:t xml:space="preserve"> und </w:t>
        </w:r>
      </w:ins>
      <w:del w:id="1249" w:author="Roger" w:date="2015-08-30T14:55:00Z">
        <w:r w:rsidDel="00EB05F2">
          <w:delText xml:space="preserve">. </w:delText>
        </w:r>
      </w:del>
      <w:r>
        <w:t>Support findet man nur schwierig im Internet. 2010 wurde es erstmal für Windows zur Verfügung gestellt. Mehr Informationen ist unter folgender Adresse publiziert:</w:t>
      </w:r>
    </w:p>
    <w:p w:rsidR="000E2AD3" w:rsidRPr="00774B0A" w:rsidRDefault="00C1794A" w:rsidP="000E2AD3">
      <w:hyperlink r:id="rId43"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1250" w:name="_Toc428543292"/>
      <w:r w:rsidRPr="00774B0A">
        <w:t>OCR</w:t>
      </w:r>
      <w:ins w:id="1251" w:author="Roger" w:date="2015-08-30T14:55:00Z">
        <w:r w:rsidR="00EB05F2">
          <w:t>-</w:t>
        </w:r>
      </w:ins>
      <w:del w:id="1252" w:author="Roger" w:date="2015-08-30T14:55:00Z">
        <w:r w:rsidRPr="00774B0A" w:rsidDel="00EB05F2">
          <w:delText xml:space="preserve"> </w:delText>
        </w:r>
      </w:del>
      <w:r w:rsidRPr="00774B0A">
        <w:t xml:space="preserve">Software </w:t>
      </w:r>
      <w:proofErr w:type="spellStart"/>
      <w:r w:rsidRPr="00774B0A">
        <w:t>Tesseract</w:t>
      </w:r>
      <w:bookmarkEnd w:id="1250"/>
      <w:proofErr w:type="spellEnd"/>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EB05F2" w:rsidRDefault="00830317" w:rsidP="00830317">
      <w:pPr>
        <w:rPr>
          <w:b/>
          <w:rPrChange w:id="1253" w:author="Roger" w:date="2015-08-30T14:55:00Z">
            <w:rPr/>
          </w:rPrChange>
        </w:rPr>
      </w:pPr>
      <w:r w:rsidRPr="00EB05F2">
        <w:rPr>
          <w:b/>
          <w:rPrChange w:id="1254" w:author="Roger" w:date="2015-08-30T14:55:00Z">
            <w:rPr/>
          </w:rPrChange>
        </w:rPr>
        <w:t>Architektur</w:t>
      </w:r>
    </w:p>
    <w:p w:rsidR="00830317" w:rsidRPr="00774B0A" w:rsidRDefault="00830317" w:rsidP="00830317">
      <w:r w:rsidRPr="00774B0A">
        <w:t>Ein Bild wird anhand eines Linienfinder</w:t>
      </w:r>
      <w:ins w:id="1255" w:author="Roger" w:date="2015-08-30T14:56:00Z">
        <w:r w:rsidR="00EB05F2">
          <w:t>-</w:t>
        </w:r>
      </w:ins>
      <w:del w:id="1256" w:author="Roger" w:date="2015-08-30T14:56:00Z">
        <w:r w:rsidRPr="00774B0A" w:rsidDel="00EB05F2">
          <w:delText xml:space="preserve"> </w:delText>
        </w:r>
      </w:del>
      <w:r w:rsidRPr="00774B0A">
        <w:t>Algorithmus in Linien unterteilt. Danach werden diese Linien einzeln durch einen Wortfinde</w:t>
      </w:r>
      <w:ins w:id="1257" w:author="Roger" w:date="2015-08-30T14:56:00Z">
        <w:r w:rsidR="00EB05F2">
          <w:t>r-</w:t>
        </w:r>
      </w:ins>
      <w:del w:id="1258" w:author="Roger" w:date="2015-08-30T14:56:00Z">
        <w:r w:rsidRPr="00774B0A" w:rsidDel="00EB05F2">
          <w:delText xml:space="preserve"> </w:delText>
        </w:r>
      </w:del>
      <w:r w:rsidRPr="00774B0A">
        <w:t>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 xml:space="preserve">Versuchen ein Wort anhand </w:t>
      </w:r>
      <w:del w:id="1259" w:author="Roger" w:date="2015-08-30T14:56:00Z">
        <w:r w:rsidRPr="00774B0A" w:rsidDel="00EB05F2">
          <w:delText>von dem</w:delText>
        </w:r>
      </w:del>
      <w:ins w:id="1260" w:author="Roger" w:date="2015-08-30T14:56:00Z">
        <w:r w:rsidR="00EB05F2">
          <w:t>des Abstandes zu identifizieren</w:t>
        </w:r>
      </w:ins>
      <w:del w:id="1261" w:author="Roger" w:date="2015-08-30T14:56:00Z">
        <w:r w:rsidRPr="00774B0A" w:rsidDel="00EB05F2">
          <w:delText xml:space="preserve"> Abstand zu finden</w:delText>
        </w:r>
      </w:del>
      <w:r w:rsidRPr="00774B0A">
        <w:t xml:space="preserve">. Das Wort wird dann </w:t>
      </w:r>
      <w:del w:id="1262" w:author="Roger" w:date="2015-08-30T14:56:00Z">
        <w:r w:rsidRPr="00774B0A" w:rsidDel="00EB05F2">
          <w:delText xml:space="preserve">anhand </w:delText>
        </w:r>
      </w:del>
      <w:ins w:id="1263" w:author="Roger" w:date="2015-08-30T14:56:00Z">
        <w:r w:rsidR="00EB05F2">
          <w:t>mittels</w:t>
        </w:r>
        <w:r w:rsidR="00EB05F2" w:rsidRPr="00774B0A">
          <w:t xml:space="preserve"> </w:t>
        </w:r>
      </w:ins>
      <w:r w:rsidRPr="00774B0A">
        <w:t xml:space="preserve">einer mitgelieferten Datenbank </w:t>
      </w:r>
      <w:del w:id="1264" w:author="Roger" w:date="2015-08-30T14:56:00Z">
        <w:r w:rsidRPr="00774B0A" w:rsidDel="00EB05F2">
          <w:delText xml:space="preserve">mit </w:delText>
        </w:r>
      </w:del>
      <w:ins w:id="1265" w:author="Roger" w:date="2015-08-30T14:56:00Z">
        <w:r w:rsidR="00EB05F2">
          <w:t>von</w:t>
        </w:r>
        <w:r w:rsidR="00EB05F2" w:rsidRPr="00774B0A">
          <w:t xml:space="preserve"> </w:t>
        </w:r>
      </w:ins>
      <w:r w:rsidRPr="00774B0A">
        <w:t>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w:t>
      </w:r>
      <w:ins w:id="1266" w:author="Roger" w:date="2015-08-30T14:57:00Z">
        <w:r w:rsidR="00EB05F2">
          <w:t>-</w:t>
        </w:r>
      </w:ins>
      <w:del w:id="1267" w:author="Roger" w:date="2015-08-30T14:57:00Z">
        <w:r w:rsidRPr="00774B0A" w:rsidDel="00EB05F2">
          <w:delText xml:space="preserve"> </w:delText>
        </w:r>
      </w:del>
      <w:r w:rsidRPr="00774B0A">
        <w:t>Algorithmus</w:t>
      </w:r>
    </w:p>
    <w:p w:rsidR="00830317" w:rsidRPr="00774B0A" w:rsidRDefault="00830317" w:rsidP="00830317">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w:t>
      </w:r>
      <w:ins w:id="1268" w:author="Roger" w:date="2015-08-30T14:57:00Z">
        <w:r w:rsidR="00EB05F2">
          <w:t>-</w:t>
        </w:r>
      </w:ins>
      <w:del w:id="1269" w:author="Roger" w:date="2015-08-30T14:57:00Z">
        <w:r w:rsidRPr="00774B0A" w:rsidDel="00EB05F2">
          <w:delText xml:space="preserve"> </w:delText>
        </w:r>
      </w:del>
      <w:r w:rsidRPr="00774B0A">
        <w:t>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1270" w:name="_Toc428005854"/>
      <w:r>
        <w:t xml:space="preserve">Abbildung </w:t>
      </w:r>
      <w:r w:rsidR="00C1794A">
        <w:fldChar w:fldCharType="begin"/>
      </w:r>
      <w:r w:rsidR="00C1794A">
        <w:instrText xml:space="preserve"> SEQ Abbildung \* ARABIC </w:instrText>
      </w:r>
      <w:r w:rsidR="00C1794A">
        <w:fldChar w:fldCharType="separate"/>
      </w:r>
      <w:r w:rsidR="0090159D">
        <w:rPr>
          <w:noProof/>
        </w:rPr>
        <w:t>17</w:t>
      </w:r>
      <w:r w:rsidR="00C1794A">
        <w:rPr>
          <w:noProof/>
        </w:rPr>
        <w:fldChar w:fldCharType="end"/>
      </w:r>
      <w:r>
        <w:t xml:space="preserve"> Tesseract Linenfinder</w:t>
      </w:r>
      <w:bookmarkEnd w:id="1270"/>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1271" w:name="_Toc428005855"/>
      <w:r>
        <w:t xml:space="preserve">Abbildung </w:t>
      </w:r>
      <w:r w:rsidR="00C1794A">
        <w:fldChar w:fldCharType="begin"/>
      </w:r>
      <w:r w:rsidR="00C1794A">
        <w:instrText xml:space="preserve"> SEQ Abbildung \* ARABIC </w:instrText>
      </w:r>
      <w:r w:rsidR="00C1794A">
        <w:fldChar w:fldCharType="separate"/>
      </w:r>
      <w:r w:rsidR="0090159D">
        <w:rPr>
          <w:noProof/>
        </w:rPr>
        <w:t>18</w:t>
      </w:r>
      <w:r w:rsidR="00C1794A">
        <w:rPr>
          <w:noProof/>
        </w:rPr>
        <w:fldChar w:fldCharType="end"/>
      </w:r>
      <w:r>
        <w:t xml:space="preserve"> Tesseract Baseline</w:t>
      </w:r>
      <w:bookmarkEnd w:id="1271"/>
    </w:p>
    <w:p w:rsidR="00830317" w:rsidRPr="00774B0A" w:rsidRDefault="00830317" w:rsidP="00830317"/>
    <w:p w:rsidR="00830317" w:rsidRDefault="00830317" w:rsidP="00545CB1">
      <w:pPr>
        <w:pStyle w:val="berschrift4"/>
        <w:numPr>
          <w:ilvl w:val="3"/>
          <w:numId w:val="17"/>
        </w:numPr>
        <w:ind w:left="709" w:hanging="709"/>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1272" w:name="_Toc428005856"/>
      <w:r>
        <w:t xml:space="preserve">Abbildung </w:t>
      </w:r>
      <w:r w:rsidR="00C1794A">
        <w:fldChar w:fldCharType="begin"/>
      </w:r>
      <w:r w:rsidR="00C1794A">
        <w:instrText xml:space="preserve"> SEQ Abbildung \* ARABIC </w:instrText>
      </w:r>
      <w:r w:rsidR="00C1794A">
        <w:fldChar w:fldCharType="separate"/>
      </w:r>
      <w:r w:rsidR="0090159D">
        <w:rPr>
          <w:noProof/>
        </w:rPr>
        <w:t>19</w:t>
      </w:r>
      <w:r w:rsidR="00C1794A">
        <w:rPr>
          <w:noProof/>
        </w:rPr>
        <w:fldChar w:fldCharType="end"/>
      </w:r>
      <w:r>
        <w:t xml:space="preserve"> Tesseract Charaktererkennung</w:t>
      </w:r>
      <w:bookmarkEnd w:id="1272"/>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Dabei treffen aber immer wieder bekannte Problem</w:t>
      </w:r>
      <w:ins w:id="1273" w:author="Roger" w:date="2015-08-30T14:57:00Z">
        <w:r w:rsidR="00EB05F2">
          <w:t>e</w:t>
        </w:r>
      </w:ins>
      <w:r>
        <w:t xml:space="preserve">, wie </w:t>
      </w:r>
      <w:ins w:id="1274" w:author="Roger" w:date="2015-08-30T14:57:00Z">
        <w:r w:rsidR="00EB05F2">
          <w:t xml:space="preserve">beispielsweise das </w:t>
        </w:r>
      </w:ins>
      <w:proofErr w:type="spellStart"/>
      <w:r>
        <w:t>Kerning</w:t>
      </w:r>
      <w:proofErr w:type="spellEnd"/>
      <w:r>
        <w:t xml:space="preserve"> „Überlappen“ auf.</w:t>
      </w:r>
    </w:p>
    <w:p w:rsidR="00830317" w:rsidRDefault="00303299" w:rsidP="00545CB1">
      <w:pPr>
        <w:pStyle w:val="berschrift4"/>
        <w:numPr>
          <w:ilvl w:val="3"/>
          <w:numId w:val="17"/>
        </w:numPr>
        <w:ind w:left="709" w:hanging="709"/>
      </w:pPr>
      <w:proofErr w:type="spellStart"/>
      <w:r>
        <w:t>Kerning</w:t>
      </w:r>
      <w:proofErr w:type="spellEnd"/>
      <w:r>
        <w:t xml:space="preserve"> Problem</w:t>
      </w:r>
    </w:p>
    <w:p w:rsidR="00303299" w:rsidRDefault="00303299" w:rsidP="00303299"/>
    <w:p w:rsidR="00303299" w:rsidRPr="00303299" w:rsidRDefault="00303299" w:rsidP="00303299">
      <w:r>
        <w:t xml:space="preserve">Das </w:t>
      </w:r>
      <w:proofErr w:type="spellStart"/>
      <w:r>
        <w:t>Kerning</w:t>
      </w:r>
      <w:proofErr w:type="spellEnd"/>
      <w:r>
        <w:t xml:space="preserve"> Problem ist die Abstandserkennung von Buchstaben eines Wortes, </w:t>
      </w:r>
      <w:del w:id="1275" w:author="Roger" w:date="2015-08-30T14:58:00Z">
        <w:r w:rsidDel="00EB05F2">
          <w:delText xml:space="preserve">welche </w:delText>
        </w:r>
      </w:del>
      <w:ins w:id="1276" w:author="Roger" w:date="2015-08-30T14:58:00Z">
        <w:r w:rsidR="00EB05F2">
          <w:t>die</w:t>
        </w:r>
        <w:r w:rsidR="00EB05F2">
          <w:t xml:space="preserve"> </w:t>
        </w:r>
      </w:ins>
      <w:r>
        <w:t>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1277" w:name="_Toc428005857"/>
      <w:r>
        <w:t xml:space="preserve">Abbildung </w:t>
      </w:r>
      <w:r w:rsidR="00C1794A">
        <w:fldChar w:fldCharType="begin"/>
      </w:r>
      <w:r w:rsidR="00C1794A">
        <w:instrText xml:space="preserve"> SEQ Abbildung \* ARABIC </w:instrText>
      </w:r>
      <w:r w:rsidR="00C1794A">
        <w:fldChar w:fldCharType="separate"/>
      </w:r>
      <w:r w:rsidR="0090159D">
        <w:rPr>
          <w:noProof/>
        </w:rPr>
        <w:t>20</w:t>
      </w:r>
      <w:r w:rsidR="00C1794A">
        <w:rPr>
          <w:noProof/>
        </w:rPr>
        <w:fldChar w:fldCharType="end"/>
      </w:r>
      <w:r>
        <w:t xml:space="preserve"> Tesseract Kerning</w:t>
      </w:r>
      <w:bookmarkEnd w:id="1277"/>
    </w:p>
    <w:p w:rsidR="00830317" w:rsidRPr="00774B0A" w:rsidRDefault="00303299" w:rsidP="00830317">
      <w:r>
        <w:t xml:space="preserve">Quelle: </w:t>
      </w:r>
      <w:hyperlink r:id="rId48"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1278" w:name="_Toc428005858"/>
      <w:r>
        <w:t xml:space="preserve">Abbildung </w:t>
      </w:r>
      <w:r w:rsidR="00C1794A">
        <w:fldChar w:fldCharType="begin"/>
      </w:r>
      <w:r w:rsidR="00C1794A">
        <w:instrText xml:space="preserve"> SEQ Abbildung \* ARABIC </w:instrText>
      </w:r>
      <w:r w:rsidR="00C1794A">
        <w:fldChar w:fldCharType="separate"/>
      </w:r>
      <w:r w:rsidR="0090159D">
        <w:rPr>
          <w:noProof/>
        </w:rPr>
        <w:t>21</w:t>
      </w:r>
      <w:r w:rsidR="00C1794A">
        <w:rPr>
          <w:noProof/>
        </w:rPr>
        <w:fldChar w:fldCharType="end"/>
      </w:r>
      <w:r>
        <w:t xml:space="preserve"> Tesseract </w:t>
      </w:r>
      <w:r w:rsidR="0023552E">
        <w:t>Überlappung 1</w:t>
      </w:r>
      <w:bookmarkEnd w:id="1278"/>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w:t>
      </w:r>
      <w:ins w:id="1279" w:author="Roger" w:date="2015-08-30T14:58:00Z">
        <w:r w:rsidR="00EB05F2">
          <w:t xml:space="preserve"> </w:t>
        </w:r>
      </w:ins>
      <w:r w:rsidRPr="00774B0A">
        <w:t>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1280" w:name="_Toc428005859"/>
      <w:r>
        <w:t xml:space="preserve">Abbildung </w:t>
      </w:r>
      <w:r w:rsidR="00C1794A">
        <w:fldChar w:fldCharType="begin"/>
      </w:r>
      <w:r w:rsidR="00C1794A">
        <w:instrText xml:space="preserve"> SEQ Abbildung \* ARABIC </w:instrText>
      </w:r>
      <w:r w:rsidR="00C1794A">
        <w:fldChar w:fldCharType="separate"/>
      </w:r>
      <w:r w:rsidR="0090159D">
        <w:rPr>
          <w:noProof/>
        </w:rPr>
        <w:t>22</w:t>
      </w:r>
      <w:r w:rsidR="00C1794A">
        <w:rPr>
          <w:noProof/>
        </w:rPr>
        <w:fldChar w:fldCharType="end"/>
      </w:r>
      <w:r>
        <w:t xml:space="preserve"> Tesseract Überlappung 2</w:t>
      </w:r>
      <w:bookmarkEnd w:id="1280"/>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Wort</w:t>
      </w:r>
      <w:ins w:id="1281" w:author="Roger" w:date="2015-08-30T14:59:00Z">
        <w:r w:rsidR="00EB05F2">
          <w:t>erkennung</w:t>
        </w:r>
      </w:ins>
      <w:del w:id="1282" w:author="Roger" w:date="2015-08-30T14:59:00Z">
        <w:r w:rsidRPr="00774B0A" w:rsidDel="00EB05F2">
          <w:delText xml:space="preserve"> recognision</w:delText>
        </w:r>
      </w:del>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p>
    <w:p w:rsidR="00F80C74" w:rsidRDefault="00F80C74">
      <w:pPr>
        <w:rPr>
          <w:ins w:id="1283" w:author="Roger" w:date="2015-08-30T14:59:00Z"/>
        </w:rPr>
      </w:pPr>
      <w:ins w:id="1284" w:author="Roger" w:date="2015-08-30T14:59:00Z">
        <w:r>
          <w:br w:type="page"/>
        </w:r>
      </w:ins>
    </w:p>
    <w:p w:rsidR="008B13CE" w:rsidRPr="00F710FE" w:rsidRDefault="00F80C74" w:rsidP="006E2E3A">
      <w:ins w:id="1285" w:author="Roger" w:date="2015-08-30T14:59:00Z">
        <w:r>
          <w:lastRenderedPageBreak/>
          <w:t xml:space="preserve">Selbständigkeitserklärung </w:t>
        </w:r>
      </w:ins>
    </w:p>
    <w:p w:rsidR="00343503" w:rsidRPr="00BD5154" w:rsidRDefault="007A23E9" w:rsidP="00343503">
      <w:pPr>
        <w:rPr>
          <w:rFonts w:asciiTheme="majorHAnsi" w:eastAsiaTheme="majorEastAsia" w:hAnsiTheme="majorHAnsi" w:cstheme="majorBidi"/>
          <w:color w:val="2E74B5" w:themeColor="accent1" w:themeShade="BF"/>
          <w:sz w:val="26"/>
          <w:szCs w:val="26"/>
        </w:rPr>
      </w:pPr>
      <w:r>
        <w:t xml:space="preserve"> </w:t>
      </w:r>
    </w:p>
    <w:sectPr w:rsidR="00343503" w:rsidRPr="00BD5154" w:rsidSect="00887ABB">
      <w:footerReference w:type="default" r:id="rId51"/>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8" w:author="Roger" w:date="2015-08-30T11:14:00Z" w:initials="R">
    <w:p w:rsidR="000F1FF1" w:rsidRDefault="000F1FF1">
      <w:pPr>
        <w:pStyle w:val="Kommentartext"/>
      </w:pPr>
      <w:r>
        <w:rPr>
          <w:rStyle w:val="Kommentarzeichen"/>
        </w:rPr>
        <w:annotationRef/>
      </w:r>
      <w:r>
        <w:t>?</w:t>
      </w:r>
    </w:p>
  </w:comment>
  <w:comment w:id="558" w:author="Roger" w:date="2015-08-30T12:48:00Z" w:initials="R">
    <w:p w:rsidR="000F1FF1" w:rsidRDefault="000F1FF1">
      <w:pPr>
        <w:pStyle w:val="Kommentartext"/>
      </w:pPr>
      <w:r>
        <w:rPr>
          <w:rStyle w:val="Kommentarzeichen"/>
        </w:rPr>
        <w:annotationRef/>
      </w:r>
      <w:r>
        <w:t xml:space="preserve">Macht </w:t>
      </w:r>
    </w:p>
  </w:comment>
  <w:comment w:id="931" w:author="Roger" w:date="2015-08-30T14:04:00Z" w:initials="R">
    <w:p w:rsidR="000471AB" w:rsidRDefault="000471AB">
      <w:pPr>
        <w:pStyle w:val="Kommentartext"/>
      </w:pPr>
      <w:r>
        <w:rPr>
          <w:rStyle w:val="Kommentarzeichen"/>
        </w:rPr>
        <w:annotationRef/>
      </w:r>
    </w:p>
  </w:comment>
  <w:comment w:id="1001" w:author="Roger" w:date="2015-08-30T14:20:00Z" w:initials="R">
    <w:p w:rsidR="004100DE" w:rsidRDefault="004100DE">
      <w:pPr>
        <w:pStyle w:val="Kommentartext"/>
      </w:pPr>
      <w:r>
        <w:rPr>
          <w:rStyle w:val="Kommentarzeichen"/>
        </w:rPr>
        <w:annotationRef/>
      </w:r>
      <w:r>
        <w:t xml:space="preserve">Genauer </w:t>
      </w:r>
      <w:proofErr w:type="spellStart"/>
      <w:r>
        <w:t>beshreiben</w:t>
      </w:r>
      <w:proofErr w:type="spellEnd"/>
    </w:p>
  </w:comment>
  <w:comment w:id="1122" w:author="Roger" w:date="2015-08-30T14:34:00Z" w:initials="R">
    <w:p w:rsidR="00C37C5C" w:rsidRDefault="00C37C5C">
      <w:pPr>
        <w:pStyle w:val="Kommentartext"/>
      </w:pPr>
      <w:r>
        <w:rPr>
          <w:rStyle w:val="Kommentarzeichen"/>
        </w:rPr>
        <w:annotationRef/>
      </w:r>
      <w:r>
        <w:t>Noch zu machen</w:t>
      </w:r>
    </w:p>
  </w:comment>
  <w:comment w:id="1142" w:author="Roger" w:date="2015-08-30T14:35:00Z" w:initials="R">
    <w:p w:rsidR="00871655" w:rsidRDefault="00871655">
      <w:pPr>
        <w:pStyle w:val="Kommentartext"/>
      </w:pPr>
      <w:r>
        <w:rPr>
          <w:rStyle w:val="Kommentarzeichen"/>
        </w:rPr>
        <w:annotationRef/>
      </w:r>
      <w:r>
        <w:t xml:space="preserve">Richtiges </w:t>
      </w:r>
      <w:proofErr w:type="spellStart"/>
      <w:r>
        <w:t>wort</w:t>
      </w:r>
      <w:proofErr w:type="spellEnd"/>
      <w:r>
        <w:t>?</w:t>
      </w:r>
    </w:p>
  </w:comment>
  <w:comment w:id="1158" w:author="Roger" w:date="2015-08-30T14:38:00Z" w:initials="R">
    <w:p w:rsidR="00171A93" w:rsidRDefault="00171A93">
      <w:pPr>
        <w:pStyle w:val="Kommentartext"/>
      </w:pPr>
      <w:r>
        <w:rPr>
          <w:rStyle w:val="Kommentarzeichen"/>
        </w:rPr>
        <w:annotationRef/>
      </w:r>
      <w:r>
        <w:t>Noch zu machen</w:t>
      </w:r>
    </w:p>
  </w:comment>
  <w:comment w:id="1239" w:author="Roger" w:date="2015-08-30T14:53:00Z" w:initials="R">
    <w:p w:rsidR="00EB05F2" w:rsidRDefault="00EB05F2">
      <w:pPr>
        <w:pStyle w:val="Kommentartext"/>
      </w:pPr>
      <w:r>
        <w:rPr>
          <w:rStyle w:val="Kommentarzeichen"/>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039" w:rsidRDefault="00B64039" w:rsidP="001477E8">
      <w:pPr>
        <w:spacing w:after="0" w:line="240" w:lineRule="auto"/>
      </w:pPr>
      <w:r>
        <w:separator/>
      </w:r>
    </w:p>
  </w:endnote>
  <w:endnote w:type="continuationSeparator" w:id="0">
    <w:p w:rsidR="00B64039" w:rsidRDefault="00B64039"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884410"/>
      <w:docPartObj>
        <w:docPartGallery w:val="Page Numbers (Bottom of Page)"/>
        <w:docPartUnique/>
      </w:docPartObj>
    </w:sdtPr>
    <w:sdtContent>
      <w:p w:rsidR="000F1FF1" w:rsidRDefault="000F1FF1">
        <w:pPr>
          <w:pStyle w:val="Fuzeile"/>
          <w:jc w:val="right"/>
        </w:pPr>
        <w:r>
          <w:fldChar w:fldCharType="begin"/>
        </w:r>
        <w:r>
          <w:instrText>PAGE   \* MERGEFORMAT</w:instrText>
        </w:r>
        <w:r>
          <w:fldChar w:fldCharType="separate"/>
        </w:r>
        <w:r w:rsidR="00AC6081" w:rsidRPr="00AC6081">
          <w:rPr>
            <w:noProof/>
            <w:lang w:val="de-DE"/>
          </w:rPr>
          <w:t>iv</w:t>
        </w:r>
        <w:r>
          <w:fldChar w:fldCharType="end"/>
        </w:r>
      </w:p>
    </w:sdtContent>
  </w:sdt>
  <w:p w:rsidR="000F1FF1" w:rsidRDefault="000F1FF1"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0F1FF1" w:rsidRDefault="000F1FF1">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AC6081">
              <w:rPr>
                <w:b/>
                <w:bCs/>
                <w:noProof/>
              </w:rPr>
              <w:t>56</w:t>
            </w:r>
            <w:r>
              <w:rPr>
                <w:b/>
                <w:bCs/>
                <w:sz w:val="24"/>
                <w:szCs w:val="24"/>
              </w:rPr>
              <w:fldChar w:fldCharType="end"/>
            </w:r>
            <w:r>
              <w:rPr>
                <w:lang w:val="de-DE"/>
              </w:rPr>
              <w:t xml:space="preserve"> von </w:t>
            </w:r>
            <w:r>
              <w:rPr>
                <w:b/>
                <w:bCs/>
                <w:sz w:val="24"/>
                <w:szCs w:val="24"/>
              </w:rPr>
              <w:t>72</w:t>
            </w:r>
          </w:p>
        </w:sdtContent>
      </w:sdt>
    </w:sdtContent>
  </w:sdt>
  <w:p w:rsidR="000F1FF1" w:rsidRDefault="000F1FF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039" w:rsidRDefault="00B64039" w:rsidP="001477E8">
      <w:pPr>
        <w:spacing w:after="0" w:line="240" w:lineRule="auto"/>
      </w:pPr>
      <w:r>
        <w:separator/>
      </w:r>
    </w:p>
  </w:footnote>
  <w:footnote w:type="continuationSeparator" w:id="0">
    <w:p w:rsidR="00B64039" w:rsidRDefault="00B64039" w:rsidP="001477E8">
      <w:pPr>
        <w:spacing w:after="0" w:line="240" w:lineRule="auto"/>
      </w:pPr>
      <w:r>
        <w:continuationSeparator/>
      </w:r>
    </w:p>
  </w:footnote>
  <w:footnote w:id="1">
    <w:p w:rsidR="000F1FF1" w:rsidRPr="001736D9" w:rsidRDefault="000F1FF1">
      <w:pPr>
        <w:pStyle w:val="Funotentext"/>
      </w:pPr>
      <w:r>
        <w:rPr>
          <w:rStyle w:val="Funotenzeichen"/>
        </w:rPr>
        <w:footnoteRef/>
      </w:r>
      <w:r w:rsidRPr="001736D9">
        <w:t xml:space="preserve"> FINMA - Operationelle Risiken Banken</w:t>
      </w:r>
    </w:p>
  </w:footnote>
  <w:footnote w:id="2">
    <w:p w:rsidR="000F1FF1" w:rsidRDefault="000F1FF1">
      <w:pPr>
        <w:pStyle w:val="Funotentext"/>
      </w:pPr>
      <w:r>
        <w:rPr>
          <w:rStyle w:val="Funotenzeichen"/>
        </w:rPr>
        <w:footnoteRef/>
      </w:r>
      <w:r>
        <w:t xml:space="preserve"> </w:t>
      </w:r>
      <w:r w:rsidRPr="00C15E3D">
        <w:t>IEEE 830-1998 – Software Spezifikation</w:t>
      </w:r>
    </w:p>
  </w:footnote>
  <w:footnote w:id="3">
    <w:p w:rsidR="000F1FF1" w:rsidRPr="00E2140A" w:rsidRDefault="000F1FF1">
      <w:pPr>
        <w:pStyle w:val="Funotentext"/>
        <w:rPr>
          <w:lang w:val="fr-CH"/>
        </w:rPr>
      </w:pPr>
      <w:r>
        <w:rPr>
          <w:rStyle w:val="Funotenzeichen"/>
        </w:rPr>
        <w:footnoteRef/>
      </w:r>
      <w:r w:rsidRPr="00E2140A">
        <w:rPr>
          <w:lang w:val="fr-CH"/>
        </w:rPr>
        <w:t xml:space="preserve"> ISO 9126 – </w:t>
      </w:r>
      <w:proofErr w:type="spellStart"/>
      <w:r w:rsidRPr="00E2140A">
        <w:rPr>
          <w:lang w:val="fr-CH"/>
        </w:rPr>
        <w:t>Qualitätsmerkmale</w:t>
      </w:r>
      <w:proofErr w:type="spellEnd"/>
    </w:p>
  </w:footnote>
  <w:footnote w:id="4">
    <w:p w:rsidR="000F1FF1" w:rsidRPr="00E2140A" w:rsidRDefault="000F1FF1">
      <w:pPr>
        <w:pStyle w:val="Funotentext"/>
        <w:rPr>
          <w:lang w:val="fr-CH"/>
        </w:rPr>
      </w:pPr>
      <w:r>
        <w:rPr>
          <w:rStyle w:val="Funotenzeichen"/>
        </w:rPr>
        <w:footnoteRef/>
      </w:r>
      <w:r w:rsidRPr="00E2140A">
        <w:rPr>
          <w:lang w:val="fr-CH"/>
        </w:rPr>
        <w:t xml:space="preserve"> Quelle: https://msdn.microsoft.com/de-de/library/ms733769%28v=vs.110%29.aspx</w:t>
      </w:r>
    </w:p>
  </w:footnote>
  <w:footnote w:id="5">
    <w:p w:rsidR="000F1FF1" w:rsidRPr="0045451B" w:rsidRDefault="000F1FF1">
      <w:pPr>
        <w:pStyle w:val="Funotentext"/>
        <w:rPr>
          <w:lang w:val="fr-CH"/>
        </w:rPr>
      </w:pPr>
      <w:r>
        <w:rPr>
          <w:rStyle w:val="Funotenzeichen"/>
        </w:rPr>
        <w:footnoteRef/>
      </w:r>
      <w:r w:rsidRPr="0045451B">
        <w:rPr>
          <w:lang w:val="fr-CH"/>
        </w:rPr>
        <w:t xml:space="preserve"> Quelle: https://msdn.microsoft.com/de-de/library/ms733769%28v=vs.110%29.aspx</w:t>
      </w:r>
    </w:p>
  </w:footnote>
  <w:footnote w:id="6">
    <w:p w:rsidR="000F1FF1" w:rsidRPr="0045451B" w:rsidRDefault="000F1FF1">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FF1" w:rsidRDefault="000F1FF1">
    <w:pPr>
      <w:pStyle w:val="Kopfzeile"/>
    </w:pPr>
    <w:r>
      <w:tab/>
    </w:r>
    <w:r>
      <w:tab/>
      <w:t>Semesterarbeit Roger Bollmann | 05.09.2015</w:t>
    </w:r>
  </w:p>
  <w:p w:rsidR="000F1FF1" w:rsidRDefault="000F1FF1">
    <w:pPr>
      <w:pStyle w:val="Kopfzeile"/>
    </w:pPr>
    <w:r>
      <w:tab/>
    </w:r>
    <w:r>
      <w:tab/>
      <w:t>Bildanalyse</w:t>
    </w:r>
    <w:ins w:id="18" w:author="Roger" w:date="2015-08-30T15:01:00Z">
      <w:r w:rsidR="00E65585">
        <w:t>-</w:t>
      </w:r>
    </w:ins>
    <w:del w:id="19" w:author="Roger" w:date="2015-08-30T15:01:00Z">
      <w:r w:rsidDel="00E65585">
        <w:delText xml:space="preserve"> </w:delText>
      </w:r>
    </w:del>
    <w:r>
      <w:t>Software</w:t>
    </w:r>
  </w:p>
  <w:p w:rsidR="000F1FF1" w:rsidRDefault="000F1FF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34"/>
  </w:num>
  <w:num w:numId="3">
    <w:abstractNumId w:val="18"/>
  </w:num>
  <w:num w:numId="4">
    <w:abstractNumId w:val="32"/>
  </w:num>
  <w:num w:numId="5">
    <w:abstractNumId w:val="11"/>
  </w:num>
  <w:num w:numId="6">
    <w:abstractNumId w:val="20"/>
  </w:num>
  <w:num w:numId="7">
    <w:abstractNumId w:val="23"/>
  </w:num>
  <w:num w:numId="8">
    <w:abstractNumId w:val="29"/>
  </w:num>
  <w:num w:numId="9">
    <w:abstractNumId w:val="5"/>
  </w:num>
  <w:num w:numId="10">
    <w:abstractNumId w:val="28"/>
  </w:num>
  <w:num w:numId="11">
    <w:abstractNumId w:val="22"/>
  </w:num>
  <w:num w:numId="12">
    <w:abstractNumId w:val="33"/>
  </w:num>
  <w:num w:numId="13">
    <w:abstractNumId w:val="4"/>
  </w:num>
  <w:num w:numId="14">
    <w:abstractNumId w:val="24"/>
  </w:num>
  <w:num w:numId="15">
    <w:abstractNumId w:val="13"/>
  </w:num>
  <w:num w:numId="16">
    <w:abstractNumId w:val="30"/>
  </w:num>
  <w:num w:numId="17">
    <w:abstractNumId w:val="14"/>
  </w:num>
  <w:num w:numId="18">
    <w:abstractNumId w:val="9"/>
  </w:num>
  <w:num w:numId="19">
    <w:abstractNumId w:val="8"/>
  </w:num>
  <w:num w:numId="20">
    <w:abstractNumId w:val="3"/>
  </w:num>
  <w:num w:numId="21">
    <w:abstractNumId w:val="35"/>
  </w:num>
  <w:num w:numId="22">
    <w:abstractNumId w:val="36"/>
  </w:num>
  <w:num w:numId="23">
    <w:abstractNumId w:val="1"/>
  </w:num>
  <w:num w:numId="24">
    <w:abstractNumId w:val="10"/>
  </w:num>
  <w:num w:numId="25">
    <w:abstractNumId w:val="0"/>
  </w:num>
  <w:num w:numId="26">
    <w:abstractNumId w:val="6"/>
  </w:num>
  <w:num w:numId="27">
    <w:abstractNumId w:val="15"/>
  </w:num>
  <w:num w:numId="28">
    <w:abstractNumId w:val="26"/>
  </w:num>
  <w:num w:numId="29">
    <w:abstractNumId w:val="31"/>
  </w:num>
  <w:num w:numId="30">
    <w:abstractNumId w:val="2"/>
  </w:num>
  <w:num w:numId="31">
    <w:abstractNumId w:val="27"/>
  </w:num>
  <w:num w:numId="32">
    <w:abstractNumId w:val="25"/>
  </w:num>
  <w:num w:numId="33">
    <w:abstractNumId w:val="21"/>
  </w:num>
  <w:num w:numId="34">
    <w:abstractNumId w:val="16"/>
  </w:num>
  <w:num w:numId="35">
    <w:abstractNumId w:val="12"/>
  </w:num>
  <w:num w:numId="36">
    <w:abstractNumId w:val="1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4A16"/>
    <w:rsid w:val="00005051"/>
    <w:rsid w:val="00007B7D"/>
    <w:rsid w:val="00014C6E"/>
    <w:rsid w:val="00017F6E"/>
    <w:rsid w:val="00021792"/>
    <w:rsid w:val="00022649"/>
    <w:rsid w:val="0003189B"/>
    <w:rsid w:val="00043CF5"/>
    <w:rsid w:val="000471AB"/>
    <w:rsid w:val="00055C9B"/>
    <w:rsid w:val="00070B5E"/>
    <w:rsid w:val="0007696D"/>
    <w:rsid w:val="00086D87"/>
    <w:rsid w:val="000A19C2"/>
    <w:rsid w:val="000A5FA9"/>
    <w:rsid w:val="000B0AD9"/>
    <w:rsid w:val="000B1A27"/>
    <w:rsid w:val="000B1C7D"/>
    <w:rsid w:val="000B5460"/>
    <w:rsid w:val="000B5D43"/>
    <w:rsid w:val="000C38F3"/>
    <w:rsid w:val="000C6F8A"/>
    <w:rsid w:val="000C798B"/>
    <w:rsid w:val="000D1502"/>
    <w:rsid w:val="000D1596"/>
    <w:rsid w:val="000E1C42"/>
    <w:rsid w:val="000E2AD3"/>
    <w:rsid w:val="000E758A"/>
    <w:rsid w:val="000F1DB3"/>
    <w:rsid w:val="000F1FF1"/>
    <w:rsid w:val="000F4649"/>
    <w:rsid w:val="00101039"/>
    <w:rsid w:val="00101545"/>
    <w:rsid w:val="001277B4"/>
    <w:rsid w:val="00136612"/>
    <w:rsid w:val="001442E6"/>
    <w:rsid w:val="001477E8"/>
    <w:rsid w:val="001530A9"/>
    <w:rsid w:val="00154CF6"/>
    <w:rsid w:val="00155EEB"/>
    <w:rsid w:val="00157846"/>
    <w:rsid w:val="001657EB"/>
    <w:rsid w:val="00165F2A"/>
    <w:rsid w:val="00166775"/>
    <w:rsid w:val="00171A93"/>
    <w:rsid w:val="001736D9"/>
    <w:rsid w:val="0017653A"/>
    <w:rsid w:val="00182B55"/>
    <w:rsid w:val="001867CB"/>
    <w:rsid w:val="00187482"/>
    <w:rsid w:val="00187B00"/>
    <w:rsid w:val="001916F8"/>
    <w:rsid w:val="001A59ED"/>
    <w:rsid w:val="001A712F"/>
    <w:rsid w:val="001B006D"/>
    <w:rsid w:val="001B51A8"/>
    <w:rsid w:val="001B7351"/>
    <w:rsid w:val="001C31A0"/>
    <w:rsid w:val="001C6CC2"/>
    <w:rsid w:val="001C758B"/>
    <w:rsid w:val="001D2520"/>
    <w:rsid w:val="001D537F"/>
    <w:rsid w:val="001D7253"/>
    <w:rsid w:val="001F4D11"/>
    <w:rsid w:val="001F7962"/>
    <w:rsid w:val="00200105"/>
    <w:rsid w:val="00201F3D"/>
    <w:rsid w:val="00206220"/>
    <w:rsid w:val="00207AAE"/>
    <w:rsid w:val="002114CD"/>
    <w:rsid w:val="00217B29"/>
    <w:rsid w:val="00222AA0"/>
    <w:rsid w:val="00227A13"/>
    <w:rsid w:val="00232905"/>
    <w:rsid w:val="0023552E"/>
    <w:rsid w:val="002522E5"/>
    <w:rsid w:val="00252384"/>
    <w:rsid w:val="002575E6"/>
    <w:rsid w:val="0027026A"/>
    <w:rsid w:val="00280A42"/>
    <w:rsid w:val="00282ABB"/>
    <w:rsid w:val="00282B92"/>
    <w:rsid w:val="0029525C"/>
    <w:rsid w:val="002A22C2"/>
    <w:rsid w:val="002A3CA6"/>
    <w:rsid w:val="002B031F"/>
    <w:rsid w:val="002B3429"/>
    <w:rsid w:val="002C3CA1"/>
    <w:rsid w:val="002C7C59"/>
    <w:rsid w:val="002D1D8D"/>
    <w:rsid w:val="002D4E10"/>
    <w:rsid w:val="003027F5"/>
    <w:rsid w:val="00303299"/>
    <w:rsid w:val="00307C45"/>
    <w:rsid w:val="003140F1"/>
    <w:rsid w:val="00325A04"/>
    <w:rsid w:val="00336F25"/>
    <w:rsid w:val="0034157F"/>
    <w:rsid w:val="00343503"/>
    <w:rsid w:val="00345A61"/>
    <w:rsid w:val="00356237"/>
    <w:rsid w:val="00361957"/>
    <w:rsid w:val="00362522"/>
    <w:rsid w:val="00362A53"/>
    <w:rsid w:val="00364DB7"/>
    <w:rsid w:val="00367427"/>
    <w:rsid w:val="00374556"/>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F5D50"/>
    <w:rsid w:val="0040117F"/>
    <w:rsid w:val="004060AF"/>
    <w:rsid w:val="004100DE"/>
    <w:rsid w:val="004139B8"/>
    <w:rsid w:val="00416B13"/>
    <w:rsid w:val="00417A8D"/>
    <w:rsid w:val="004268A1"/>
    <w:rsid w:val="00430DC5"/>
    <w:rsid w:val="0043146C"/>
    <w:rsid w:val="0043316A"/>
    <w:rsid w:val="004403F3"/>
    <w:rsid w:val="00440739"/>
    <w:rsid w:val="004409C6"/>
    <w:rsid w:val="00444D1A"/>
    <w:rsid w:val="0045451B"/>
    <w:rsid w:val="00456733"/>
    <w:rsid w:val="00457587"/>
    <w:rsid w:val="00461884"/>
    <w:rsid w:val="00470900"/>
    <w:rsid w:val="004766EA"/>
    <w:rsid w:val="00483366"/>
    <w:rsid w:val="004847A9"/>
    <w:rsid w:val="00487C76"/>
    <w:rsid w:val="0049135E"/>
    <w:rsid w:val="004959F6"/>
    <w:rsid w:val="00497004"/>
    <w:rsid w:val="004A132F"/>
    <w:rsid w:val="004A24E8"/>
    <w:rsid w:val="004A2716"/>
    <w:rsid w:val="004A34CA"/>
    <w:rsid w:val="004A4A09"/>
    <w:rsid w:val="004C2567"/>
    <w:rsid w:val="004D6777"/>
    <w:rsid w:val="004D7D1B"/>
    <w:rsid w:val="004E1C74"/>
    <w:rsid w:val="004F0C53"/>
    <w:rsid w:val="004F674C"/>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7F19"/>
    <w:rsid w:val="005C5203"/>
    <w:rsid w:val="005C57FF"/>
    <w:rsid w:val="005C7690"/>
    <w:rsid w:val="005D4B41"/>
    <w:rsid w:val="005D5621"/>
    <w:rsid w:val="005E131A"/>
    <w:rsid w:val="005E1E60"/>
    <w:rsid w:val="005E3A69"/>
    <w:rsid w:val="005F2C1B"/>
    <w:rsid w:val="005F5843"/>
    <w:rsid w:val="005F6464"/>
    <w:rsid w:val="005F6D45"/>
    <w:rsid w:val="005F7D04"/>
    <w:rsid w:val="00604891"/>
    <w:rsid w:val="00610BD5"/>
    <w:rsid w:val="0061604C"/>
    <w:rsid w:val="006205B6"/>
    <w:rsid w:val="00627CFD"/>
    <w:rsid w:val="00645B10"/>
    <w:rsid w:val="0065241E"/>
    <w:rsid w:val="00657471"/>
    <w:rsid w:val="00657733"/>
    <w:rsid w:val="00687645"/>
    <w:rsid w:val="006A13C8"/>
    <w:rsid w:val="006A1B5D"/>
    <w:rsid w:val="006A5013"/>
    <w:rsid w:val="006B313C"/>
    <w:rsid w:val="006B37F4"/>
    <w:rsid w:val="006B4858"/>
    <w:rsid w:val="006B4E99"/>
    <w:rsid w:val="006B6213"/>
    <w:rsid w:val="006C17A6"/>
    <w:rsid w:val="006C235A"/>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B0A"/>
    <w:rsid w:val="00775EE4"/>
    <w:rsid w:val="007A23E9"/>
    <w:rsid w:val="007A5BFD"/>
    <w:rsid w:val="007B2D49"/>
    <w:rsid w:val="007C1FDB"/>
    <w:rsid w:val="007C50CE"/>
    <w:rsid w:val="007C5A17"/>
    <w:rsid w:val="007D1D86"/>
    <w:rsid w:val="007E039E"/>
    <w:rsid w:val="007E1F8C"/>
    <w:rsid w:val="007E2F74"/>
    <w:rsid w:val="007E48A4"/>
    <w:rsid w:val="007E5262"/>
    <w:rsid w:val="007E7301"/>
    <w:rsid w:val="007F637F"/>
    <w:rsid w:val="007F68AB"/>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F1F01"/>
    <w:rsid w:val="008F2CD7"/>
    <w:rsid w:val="008F59A5"/>
    <w:rsid w:val="0090159D"/>
    <w:rsid w:val="00912E54"/>
    <w:rsid w:val="00916F98"/>
    <w:rsid w:val="00917B18"/>
    <w:rsid w:val="0092218E"/>
    <w:rsid w:val="00922192"/>
    <w:rsid w:val="009242EA"/>
    <w:rsid w:val="0092616A"/>
    <w:rsid w:val="0092721E"/>
    <w:rsid w:val="009433B2"/>
    <w:rsid w:val="00943D37"/>
    <w:rsid w:val="00947129"/>
    <w:rsid w:val="009521B2"/>
    <w:rsid w:val="00953C8D"/>
    <w:rsid w:val="0096459B"/>
    <w:rsid w:val="00966331"/>
    <w:rsid w:val="00966C74"/>
    <w:rsid w:val="00982ABB"/>
    <w:rsid w:val="00996A1C"/>
    <w:rsid w:val="00997628"/>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6F79"/>
    <w:rsid w:val="00A27C96"/>
    <w:rsid w:val="00A30E8E"/>
    <w:rsid w:val="00A326A4"/>
    <w:rsid w:val="00A367BE"/>
    <w:rsid w:val="00A42304"/>
    <w:rsid w:val="00A6176D"/>
    <w:rsid w:val="00A711AB"/>
    <w:rsid w:val="00A75C85"/>
    <w:rsid w:val="00A84740"/>
    <w:rsid w:val="00A93F3F"/>
    <w:rsid w:val="00A94B14"/>
    <w:rsid w:val="00AA1739"/>
    <w:rsid w:val="00AA219D"/>
    <w:rsid w:val="00AA7FCA"/>
    <w:rsid w:val="00AB257F"/>
    <w:rsid w:val="00AC0A7B"/>
    <w:rsid w:val="00AC1BF3"/>
    <w:rsid w:val="00AC5785"/>
    <w:rsid w:val="00AC6018"/>
    <w:rsid w:val="00AC6081"/>
    <w:rsid w:val="00AC7005"/>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4039"/>
    <w:rsid w:val="00B675CC"/>
    <w:rsid w:val="00B67FF7"/>
    <w:rsid w:val="00B85AD6"/>
    <w:rsid w:val="00B85D07"/>
    <w:rsid w:val="00B867FA"/>
    <w:rsid w:val="00B92759"/>
    <w:rsid w:val="00BA4BF5"/>
    <w:rsid w:val="00BA601F"/>
    <w:rsid w:val="00BB1026"/>
    <w:rsid w:val="00BB4C54"/>
    <w:rsid w:val="00BD5154"/>
    <w:rsid w:val="00BE324E"/>
    <w:rsid w:val="00BE3AFA"/>
    <w:rsid w:val="00BE3F8B"/>
    <w:rsid w:val="00BE47E0"/>
    <w:rsid w:val="00BE62B9"/>
    <w:rsid w:val="00BF1C25"/>
    <w:rsid w:val="00C0509F"/>
    <w:rsid w:val="00C10B48"/>
    <w:rsid w:val="00C12B57"/>
    <w:rsid w:val="00C15E3D"/>
    <w:rsid w:val="00C16967"/>
    <w:rsid w:val="00C1794A"/>
    <w:rsid w:val="00C20804"/>
    <w:rsid w:val="00C24D02"/>
    <w:rsid w:val="00C25FAB"/>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A17AF"/>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6044A"/>
    <w:rsid w:val="00D64280"/>
    <w:rsid w:val="00D65932"/>
    <w:rsid w:val="00D8376D"/>
    <w:rsid w:val="00D8752C"/>
    <w:rsid w:val="00D9166D"/>
    <w:rsid w:val="00D9348C"/>
    <w:rsid w:val="00DA6287"/>
    <w:rsid w:val="00DA7EB3"/>
    <w:rsid w:val="00DB43C7"/>
    <w:rsid w:val="00DB5013"/>
    <w:rsid w:val="00DB590F"/>
    <w:rsid w:val="00DB6008"/>
    <w:rsid w:val="00DC2C04"/>
    <w:rsid w:val="00DC2F4B"/>
    <w:rsid w:val="00DD4778"/>
    <w:rsid w:val="00DD5B47"/>
    <w:rsid w:val="00DF5A1A"/>
    <w:rsid w:val="00E03E29"/>
    <w:rsid w:val="00E12C03"/>
    <w:rsid w:val="00E17291"/>
    <w:rsid w:val="00E2140A"/>
    <w:rsid w:val="00E25B5A"/>
    <w:rsid w:val="00E35598"/>
    <w:rsid w:val="00E40E94"/>
    <w:rsid w:val="00E426CE"/>
    <w:rsid w:val="00E469EE"/>
    <w:rsid w:val="00E50C25"/>
    <w:rsid w:val="00E65585"/>
    <w:rsid w:val="00E745D0"/>
    <w:rsid w:val="00E75318"/>
    <w:rsid w:val="00E76FED"/>
    <w:rsid w:val="00E80B02"/>
    <w:rsid w:val="00E865DC"/>
    <w:rsid w:val="00E90245"/>
    <w:rsid w:val="00E90E57"/>
    <w:rsid w:val="00E91D4E"/>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32A21"/>
    <w:rsid w:val="00F34018"/>
    <w:rsid w:val="00F368BD"/>
    <w:rsid w:val="00F46C77"/>
    <w:rsid w:val="00F65645"/>
    <w:rsid w:val="00F67169"/>
    <w:rsid w:val="00F70084"/>
    <w:rsid w:val="00F710FE"/>
    <w:rsid w:val="00F761C5"/>
    <w:rsid w:val="00F770B5"/>
    <w:rsid w:val="00F80C74"/>
    <w:rsid w:val="00F81135"/>
    <w:rsid w:val="00F830E6"/>
    <w:rsid w:val="00F96055"/>
    <w:rsid w:val="00F96134"/>
    <w:rsid w:val="00F967F4"/>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semiHidden/>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semiHidden/>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image" Target="media/image10.emf"/><Relationship Id="rId39" Type="http://schemas.openxmlformats.org/officeDocument/2006/relationships/hyperlink" Target="https://msdn.microsoft.com/de-de/library/vstudio/system.web.httpapplication_events(v=vs.100).aspx" TargetMode="External"/><Relationship Id="rId3" Type="http://schemas.openxmlformats.org/officeDocument/2006/relationships/styles" Target="styles.xml"/><Relationship Id="rId21" Type="http://schemas.openxmlformats.org/officeDocument/2006/relationships/package" Target="embeddings/Microsoft_Visio-Zeichnung33.vsdx"/><Relationship Id="rId34" Type="http://schemas.openxmlformats.org/officeDocument/2006/relationships/image" Target="media/image17.png"/><Relationship Id="rId42" Type="http://schemas.openxmlformats.org/officeDocument/2006/relationships/image" Target="media/image20.gif"/><Relationship Id="rId47" Type="http://schemas.openxmlformats.org/officeDocument/2006/relationships/image" Target="media/image24.png"/><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package" Target="embeddings/Microsoft_Visio-Zeichnung55.vsdx"/><Relationship Id="rId33" Type="http://schemas.openxmlformats.org/officeDocument/2006/relationships/image" Target="media/image16.png"/><Relationship Id="rId38" Type="http://schemas.openxmlformats.org/officeDocument/2006/relationships/hyperlink" Target="http://i2.iis.net/media/7179629/aspnet-integration-with-iis-243-fig2.jpg?cdn_id=2015-04-08-001" TargetMode="External"/><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hyperlink" Target="http://i1.iis.net/media/7178232/advanced-logging-for-iis---custom-logging-579-LogDefinition-Move.jpg?cdn_id=2015-07-21-0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19.jpe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package" Target="embeddings/Microsoft_Visio-Zeichnung44.vsdx"/><Relationship Id="rId28" Type="http://schemas.openxmlformats.org/officeDocument/2006/relationships/image" Target="media/image11.png"/><Relationship Id="rId36" Type="http://schemas.openxmlformats.org/officeDocument/2006/relationships/hyperlink" Target="https://code.google.com/p/tesseract-ocr/wiki/TrainingTesseract3" TargetMode="External"/><Relationship Id="rId49" Type="http://schemas.openxmlformats.org/officeDocument/2006/relationships/image" Target="media/image25.emf"/><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Zeichnung66.vsdx"/><Relationship Id="rId30" Type="http://schemas.openxmlformats.org/officeDocument/2006/relationships/image" Target="media/image13.png"/><Relationship Id="rId35" Type="http://schemas.openxmlformats.org/officeDocument/2006/relationships/hyperlink" Target="http://jocr.sourceforge.net/index.html" TargetMode="External"/><Relationship Id="rId43" Type="http://schemas.openxmlformats.org/officeDocument/2006/relationships/hyperlink" Target="http://jocr.sourceforge.net/index.html" TargetMode="External"/><Relationship Id="rId48" Type="http://schemas.openxmlformats.org/officeDocument/2006/relationships/hyperlink" Target="https://en.wikipedia.org/wiki/Kerning" TargetMode="External"/><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48A5C-DCBA-483B-BF09-994CE1FB2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17202</Words>
  <Characters>108377</Characters>
  <Application>Microsoft Office Word</Application>
  <DocSecurity>0</DocSecurity>
  <Lines>903</Lines>
  <Paragraphs>250</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125329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4</cp:revision>
  <cp:lastPrinted>2015-08-30T08:20:00Z</cp:lastPrinted>
  <dcterms:created xsi:type="dcterms:W3CDTF">2015-08-30T12:59:00Z</dcterms:created>
  <dcterms:modified xsi:type="dcterms:W3CDTF">2015-08-30T13:05:00Z</dcterms:modified>
  <cp:category>Semesterarbeit</cp:category>
</cp:coreProperties>
</file>